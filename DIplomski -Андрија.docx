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proofErr w:type="gramStart"/>
      <w:r w:rsidRPr="00F31E8A">
        <w:rPr>
          <w:rFonts w:cs="Times New Roman"/>
          <w:szCs w:val="24"/>
        </w:rPr>
        <w:t>УНИВЕРЗИТЕТ  У</w:t>
      </w:r>
      <w:proofErr w:type="gramEnd"/>
      <w:r w:rsidRPr="00F31E8A">
        <w:rPr>
          <w:rFonts w:cs="Times New Roman"/>
          <w:szCs w:val="24"/>
        </w:rPr>
        <w:t xml:space="preserve">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49743829" w:rsidR="0032784A" w:rsidRPr="00F31E8A" w:rsidRDefault="0032784A" w:rsidP="00C3361B">
      <w:pPr>
        <w:jc w:val="center"/>
        <w:rPr>
          <w:rFonts w:cs="Times New Roman"/>
          <w:b/>
          <w:sz w:val="36"/>
          <w:szCs w:val="36"/>
        </w:rPr>
      </w:pPr>
      <w:proofErr w:type="gramStart"/>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proofErr w:type="gramEnd"/>
      <w:r w:rsidR="00F31E8A">
        <w:rPr>
          <w:rFonts w:cs="Times New Roman"/>
          <w:b/>
          <w:sz w:val="36"/>
          <w:szCs w:val="36"/>
        </w:rPr>
        <w:t xml:space="preserve"> </w:t>
      </w:r>
      <w:r w:rsidRPr="00F31E8A">
        <w:rPr>
          <w:rFonts w:cs="Times New Roman"/>
          <w:b/>
          <w:sz w:val="36"/>
          <w:szCs w:val="36"/>
        </w:rPr>
        <w:t xml:space="preserve">Развој софтверског система за </w:t>
      </w:r>
      <w:del w:id="0" w:author="Andrija Ilic" w:date="2015-09-06T10:40:00Z">
        <w:r w:rsidRPr="00F31E8A" w:rsidDel="00CE3FC9">
          <w:rPr>
            <w:rFonts w:cs="Times New Roman"/>
            <w:b/>
            <w:sz w:val="36"/>
            <w:szCs w:val="36"/>
          </w:rPr>
          <w:delText>праћење продаје</w:delText>
        </w:r>
      </w:del>
      <w:ins w:id="1" w:author="Andrija Ilic" w:date="2015-09-06T10:40:00Z">
        <w:r w:rsidR="00CE3FC9">
          <w:rPr>
            <w:rFonts w:cs="Times New Roman"/>
            <w:b/>
            <w:sz w:val="36"/>
            <w:szCs w:val="36"/>
            <w:lang w:val="sr-Cyrl-RS"/>
          </w:rPr>
          <w:t>вођење предмета</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2" w:author="Andrija Ilic" w:date="2015-09-06T10:40:00Z">
            <w:rPr>
              <w:rFonts w:cs="Times New Roman"/>
              <w:szCs w:val="24"/>
            </w:rPr>
          </w:rPrChange>
        </w:rPr>
      </w:pPr>
      <w:proofErr w:type="gramStart"/>
      <w:r w:rsidRPr="00F31E8A">
        <w:rPr>
          <w:rFonts w:cs="Times New Roman"/>
          <w:szCs w:val="24"/>
        </w:rPr>
        <w:t>др</w:t>
      </w:r>
      <w:proofErr w:type="gramEnd"/>
      <w:r w:rsidRPr="00F31E8A">
        <w:rPr>
          <w:rFonts w:cs="Times New Roman"/>
          <w:szCs w:val="24"/>
        </w:rPr>
        <w:t xml:space="preserve">,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3" w:author="Andrija Ilic" w:date="2015-09-06T10:40:00Z">
        <w:r w:rsidR="00A53FA6" w:rsidRPr="00F31E8A" w:rsidDel="00CE3FC9">
          <w:rPr>
            <w:rFonts w:cs="Times New Roman"/>
            <w:szCs w:val="24"/>
          </w:rPr>
          <w:delText>Ненад Нишавић</w:delText>
        </w:r>
      </w:del>
      <w:ins w:id="4"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5" w:author="Andrija Ilic" w:date="2015-09-06T10:40:00Z">
        <w:r w:rsidR="00A53FA6" w:rsidRPr="00F31E8A" w:rsidDel="00CE3FC9">
          <w:rPr>
            <w:rFonts w:cs="Times New Roman"/>
            <w:szCs w:val="24"/>
          </w:rPr>
          <w:delText>77</w:delText>
        </w:r>
      </w:del>
      <w:ins w:id="6" w:author="Andrija Ilic" w:date="2015-09-06T10:40:00Z">
        <w:r w:rsidR="00CE3FC9">
          <w:rPr>
            <w:rFonts w:cs="Times New Roman"/>
            <w:szCs w:val="24"/>
            <w:lang w:val="sr-Cyrl-RS"/>
          </w:rPr>
          <w:t>157</w:t>
        </w:r>
      </w:ins>
      <w:r w:rsidR="00A53FA6" w:rsidRPr="00F31E8A">
        <w:rPr>
          <w:rFonts w:cs="Times New Roman"/>
          <w:szCs w:val="24"/>
        </w:rPr>
        <w:t>/0</w:t>
      </w:r>
      <w:del w:id="7" w:author="Andrija Ilic" w:date="2015-09-06T10:40:00Z">
        <w:r w:rsidR="00A53FA6" w:rsidRPr="00F31E8A" w:rsidDel="00CE3FC9">
          <w:rPr>
            <w:rFonts w:cs="Times New Roman"/>
            <w:szCs w:val="24"/>
          </w:rPr>
          <w:delText>5</w:delText>
        </w:r>
      </w:del>
      <w:ins w:id="8"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9" w:author="Andrija Ilic" w:date="2015-09-06T10:40:00Z">
        <w:r w:rsidR="00CE3FC9">
          <w:rPr>
            <w:rFonts w:cs="Times New Roman"/>
            <w:szCs w:val="24"/>
            <w:lang w:val="sr-Cyrl-RS"/>
          </w:rPr>
          <w:t>5</w:t>
        </w:r>
      </w:ins>
      <w:del w:id="10"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rsidP="002A60DA">
          <w:pPr>
            <w:pStyle w:val="TOCHeading"/>
            <w:jc w:val="center"/>
            <w:rPr>
              <w:del w:id="11" w:author="Andrija Ilic" w:date="2015-09-06T19:34:00Z"/>
            </w:rPr>
            <w:pPrChange w:id="12" w:author="Andrija Ilic" w:date="2015-09-06T19:34:00Z">
              <w:pPr>
                <w:pStyle w:val="TOCHeading"/>
                <w:jc w:val="center"/>
              </w:pPr>
            </w:pPrChange>
          </w:pPr>
          <w:del w:id="13" w:author="Andrija Ilic" w:date="2015-09-06T19:34:00Z">
            <w:r w:rsidDel="002A60DA">
              <w:delText>Садржај</w:delText>
            </w:r>
          </w:del>
        </w:p>
        <w:p w14:paraId="7E194B7F" w14:textId="128B4DF3" w:rsidR="0078654E" w:rsidDel="002A60DA" w:rsidRDefault="005F3F8E" w:rsidP="002A60DA">
          <w:pPr>
            <w:pStyle w:val="TOCHeading"/>
            <w:jc w:val="center"/>
            <w:rPr>
              <w:ins w:id="14" w:author="Boni" w:date="2014-09-08T03:08:00Z"/>
              <w:del w:id="15" w:author="Andrija Ilic" w:date="2015-09-06T19:34:00Z"/>
              <w:rFonts w:asciiTheme="minorHAnsi" w:eastAsiaTheme="minorEastAsia" w:hAnsiTheme="minorHAnsi"/>
              <w:noProof/>
              <w:sz w:val="22"/>
            </w:rPr>
            <w:pPrChange w:id="16" w:author="Andrija Ilic" w:date="2015-09-06T19:34:00Z">
              <w:pPr>
                <w:pStyle w:val="TOC1"/>
                <w:tabs>
                  <w:tab w:val="right" w:leader="dot" w:pos="9017"/>
                </w:tabs>
              </w:pPr>
            </w:pPrChange>
          </w:pPr>
          <w:del w:id="17" w:author="Andrija Ilic" w:date="2015-09-06T19:34:00Z">
            <w:r w:rsidDel="002A60DA">
              <w:fldChar w:fldCharType="begin"/>
            </w:r>
            <w:r w:rsidR="009872C3" w:rsidDel="002A60DA">
              <w:delInstrText xml:space="preserve"> TOC \o "1-4" \h \z \u </w:delInstrText>
            </w:r>
            <w:r w:rsidDel="002A60DA">
              <w:fldChar w:fldCharType="separate"/>
            </w:r>
          </w:del>
          <w:ins w:id="18" w:author="Boni" w:date="2014-09-08T03:08:00Z">
            <w:del w:id="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1. Увод</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_Toc397909058 \h </w:delInstrText>
              </w:r>
            </w:del>
          </w:ins>
          <w:del w:id="20" w:author="Andrija Ilic" w:date="2015-09-06T19:34:00Z">
            <w:r w:rsidDel="002A60DA">
              <w:rPr>
                <w:noProof/>
                <w:webHidden/>
              </w:rPr>
            </w:r>
            <w:r w:rsidDel="002A60DA">
              <w:rPr>
                <w:noProof/>
                <w:webHidden/>
              </w:rPr>
              <w:fldChar w:fldCharType="separate"/>
            </w:r>
          </w:del>
          <w:ins w:id="21" w:author="Boni" w:date="2014-09-08T03:08:00Z">
            <w:del w:id="22" w:author="Andrija Ilic" w:date="2015-09-06T19:34:00Z">
              <w:r w:rsidR="0078654E" w:rsidDel="002A60DA">
                <w:rPr>
                  <w:noProof/>
                  <w:webHidden/>
                </w:rPr>
                <w:delText>3</w:delText>
              </w:r>
              <w:r w:rsidDel="002A60DA">
                <w:rPr>
                  <w:noProof/>
                  <w:webHidden/>
                </w:rPr>
                <w:fldChar w:fldCharType="end"/>
              </w:r>
              <w:r w:rsidRPr="003E06CD" w:rsidDel="002A60DA">
                <w:rPr>
                  <w:rStyle w:val="Hyperlink"/>
                  <w:noProof/>
                </w:rPr>
                <w:fldChar w:fldCharType="end"/>
              </w:r>
            </w:del>
          </w:ins>
        </w:p>
        <w:p w14:paraId="2B723B5A" w14:textId="40C0A472" w:rsidR="0078654E" w:rsidDel="002A60DA" w:rsidRDefault="005F3F8E" w:rsidP="002A60DA">
          <w:pPr>
            <w:pStyle w:val="TOCHeading"/>
            <w:jc w:val="center"/>
            <w:rPr>
              <w:ins w:id="23" w:author="Boni" w:date="2014-09-08T03:08:00Z"/>
              <w:del w:id="24" w:author="Andrija Ilic" w:date="2015-09-06T19:34:00Z"/>
              <w:rFonts w:asciiTheme="minorHAnsi" w:eastAsiaTheme="minorEastAsia" w:hAnsiTheme="minorHAnsi"/>
              <w:noProof/>
              <w:sz w:val="22"/>
            </w:rPr>
            <w:pPrChange w:id="25" w:author="Andrija Ilic" w:date="2015-09-06T19:34:00Z">
              <w:pPr>
                <w:pStyle w:val="TOC1"/>
                <w:tabs>
                  <w:tab w:val="right" w:leader="dot" w:pos="9017"/>
                </w:tabs>
              </w:pPr>
            </w:pPrChange>
          </w:pPr>
          <w:ins w:id="26" w:author="Boni" w:date="2014-09-08T03:08:00Z">
            <w:del w:id="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 Tapestry 5.3</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_Toc397909059 \h </w:delInstrText>
              </w:r>
            </w:del>
          </w:ins>
          <w:del w:id="28" w:author="Andrija Ilic" w:date="2015-09-06T19:34:00Z">
            <w:r w:rsidDel="002A60DA">
              <w:rPr>
                <w:noProof/>
                <w:webHidden/>
              </w:rPr>
            </w:r>
            <w:r w:rsidDel="002A60DA">
              <w:rPr>
                <w:noProof/>
                <w:webHidden/>
              </w:rPr>
              <w:fldChar w:fldCharType="separate"/>
            </w:r>
          </w:del>
          <w:ins w:id="29" w:author="Boni" w:date="2014-09-08T03:08:00Z">
            <w:del w:id="30" w:author="Andrija Ilic" w:date="2015-09-06T19:34:00Z">
              <w:r w:rsidR="0078654E" w:rsidDel="002A60DA">
                <w:rPr>
                  <w:noProof/>
                  <w:webHidden/>
                </w:rPr>
                <w:delText>4</w:delText>
              </w:r>
              <w:r w:rsidDel="002A60DA">
                <w:rPr>
                  <w:noProof/>
                  <w:webHidden/>
                </w:rPr>
                <w:fldChar w:fldCharType="end"/>
              </w:r>
              <w:r w:rsidRPr="003E06CD" w:rsidDel="002A60DA">
                <w:rPr>
                  <w:rStyle w:val="Hyperlink"/>
                  <w:noProof/>
                </w:rPr>
                <w:fldChar w:fldCharType="end"/>
              </w:r>
            </w:del>
          </w:ins>
        </w:p>
        <w:p w14:paraId="585BBB0B" w14:textId="1637F427" w:rsidR="0078654E" w:rsidDel="002A60DA" w:rsidRDefault="005F3F8E" w:rsidP="002A60DA">
          <w:pPr>
            <w:pStyle w:val="TOCHeading"/>
            <w:jc w:val="center"/>
            <w:rPr>
              <w:ins w:id="31" w:author="Boni" w:date="2014-09-08T03:08:00Z"/>
              <w:del w:id="32" w:author="Andrija Ilic" w:date="2015-09-06T19:34:00Z"/>
              <w:rFonts w:asciiTheme="minorHAnsi" w:eastAsiaTheme="minorEastAsia" w:hAnsiTheme="minorHAnsi"/>
              <w:noProof/>
              <w:sz w:val="22"/>
            </w:rPr>
            <w:pPrChange w:id="33" w:author="Andrija Ilic" w:date="2015-09-06T19:34:00Z">
              <w:pPr>
                <w:pStyle w:val="TOC2"/>
                <w:tabs>
                  <w:tab w:val="right" w:leader="dot" w:pos="9017"/>
                </w:tabs>
              </w:pPr>
            </w:pPrChange>
          </w:pPr>
          <w:ins w:id="34" w:author="Boni" w:date="2014-09-08T03:08:00Z">
            <w:del w:id="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_Toc397909060 \h </w:delInstrText>
              </w:r>
            </w:del>
          </w:ins>
          <w:del w:id="36" w:author="Andrija Ilic" w:date="2015-09-06T19:34:00Z">
            <w:r w:rsidDel="002A60DA">
              <w:rPr>
                <w:noProof/>
                <w:webHidden/>
              </w:rPr>
            </w:r>
            <w:r w:rsidDel="002A60DA">
              <w:rPr>
                <w:noProof/>
                <w:webHidden/>
              </w:rPr>
              <w:fldChar w:fldCharType="separate"/>
            </w:r>
          </w:del>
          <w:ins w:id="37" w:author="Boni" w:date="2014-09-08T03:08:00Z">
            <w:del w:id="38" w:author="Andrija Ilic" w:date="2015-09-06T19:34:00Z">
              <w:r w:rsidR="0078654E" w:rsidDel="002A60DA">
                <w:rPr>
                  <w:noProof/>
                  <w:webHidden/>
                </w:rPr>
                <w:delText>5</w:delText>
              </w:r>
              <w:r w:rsidDel="002A60DA">
                <w:rPr>
                  <w:noProof/>
                  <w:webHidden/>
                </w:rPr>
                <w:fldChar w:fldCharType="end"/>
              </w:r>
              <w:r w:rsidRPr="003E06CD" w:rsidDel="002A60DA">
                <w:rPr>
                  <w:rStyle w:val="Hyperlink"/>
                  <w:noProof/>
                </w:rPr>
                <w:fldChar w:fldCharType="end"/>
              </w:r>
            </w:del>
          </w:ins>
        </w:p>
        <w:p w14:paraId="52237C8C" w14:textId="5AE34C5F" w:rsidR="0078654E" w:rsidDel="002A60DA" w:rsidRDefault="005F3F8E" w:rsidP="002A60DA">
          <w:pPr>
            <w:pStyle w:val="TOCHeading"/>
            <w:jc w:val="center"/>
            <w:rPr>
              <w:ins w:id="39" w:author="Boni" w:date="2014-09-08T03:08:00Z"/>
              <w:del w:id="40" w:author="Andrija Ilic" w:date="2015-09-06T19:34:00Z"/>
              <w:rFonts w:asciiTheme="minorHAnsi" w:eastAsiaTheme="minorEastAsia" w:hAnsiTheme="minorHAnsi"/>
              <w:noProof/>
              <w:sz w:val="22"/>
            </w:rPr>
            <w:pPrChange w:id="41" w:author="Andrija Ilic" w:date="2015-09-06T19:34:00Z">
              <w:pPr>
                <w:pStyle w:val="TOC3"/>
                <w:tabs>
                  <w:tab w:val="right" w:leader="dot" w:pos="9017"/>
                </w:tabs>
              </w:pPr>
            </w:pPrChange>
          </w:pPr>
          <w:ins w:id="42" w:author="Boni" w:date="2014-09-08T03:08:00Z">
            <w:del w:id="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_Toc397909061 \h </w:delInstrText>
              </w:r>
            </w:del>
          </w:ins>
          <w:del w:id="44" w:author="Andrija Ilic" w:date="2015-09-06T19:34:00Z">
            <w:r w:rsidDel="002A60DA">
              <w:rPr>
                <w:noProof/>
                <w:webHidden/>
              </w:rPr>
            </w:r>
            <w:r w:rsidDel="002A60DA">
              <w:rPr>
                <w:noProof/>
                <w:webHidden/>
              </w:rPr>
              <w:fldChar w:fldCharType="separate"/>
            </w:r>
          </w:del>
          <w:ins w:id="45" w:author="Boni" w:date="2014-09-08T03:08:00Z">
            <w:del w:id="46"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66DE1C0" w14:textId="7C284B1E" w:rsidR="0078654E" w:rsidDel="002A60DA" w:rsidRDefault="005F3F8E" w:rsidP="002A60DA">
          <w:pPr>
            <w:pStyle w:val="TOCHeading"/>
            <w:jc w:val="center"/>
            <w:rPr>
              <w:ins w:id="47" w:author="Boni" w:date="2014-09-08T03:08:00Z"/>
              <w:del w:id="48" w:author="Andrija Ilic" w:date="2015-09-06T19:34:00Z"/>
              <w:rFonts w:asciiTheme="minorHAnsi" w:eastAsiaTheme="minorEastAsia" w:hAnsiTheme="minorHAnsi"/>
              <w:noProof/>
              <w:sz w:val="22"/>
            </w:rPr>
            <w:pPrChange w:id="49" w:author="Andrija Ilic" w:date="2015-09-06T19:34:00Z">
              <w:pPr>
                <w:pStyle w:val="TOC3"/>
                <w:tabs>
                  <w:tab w:val="right" w:leader="dot" w:pos="9017"/>
                </w:tabs>
              </w:pPr>
            </w:pPrChange>
          </w:pPr>
          <w:ins w:id="50" w:author="Boni" w:date="2014-09-08T03:08:00Z">
            <w:del w:id="5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_Toc397909062 \h </w:delInstrText>
              </w:r>
            </w:del>
          </w:ins>
          <w:del w:id="52" w:author="Andrija Ilic" w:date="2015-09-06T19:34:00Z">
            <w:r w:rsidDel="002A60DA">
              <w:rPr>
                <w:noProof/>
                <w:webHidden/>
              </w:rPr>
            </w:r>
            <w:r w:rsidDel="002A60DA">
              <w:rPr>
                <w:noProof/>
                <w:webHidden/>
              </w:rPr>
              <w:fldChar w:fldCharType="separate"/>
            </w:r>
          </w:del>
          <w:ins w:id="53" w:author="Boni" w:date="2014-09-08T03:08:00Z">
            <w:del w:id="54" w:author="Andrija Ilic" w:date="2015-09-06T19:34:00Z">
              <w:r w:rsidR="0078654E" w:rsidDel="002A60DA">
                <w:rPr>
                  <w:noProof/>
                  <w:webHidden/>
                </w:rPr>
                <w:delText>6</w:delText>
              </w:r>
              <w:r w:rsidDel="002A60DA">
                <w:rPr>
                  <w:noProof/>
                  <w:webHidden/>
                </w:rPr>
                <w:fldChar w:fldCharType="end"/>
              </w:r>
              <w:r w:rsidRPr="003E06CD" w:rsidDel="002A60DA">
                <w:rPr>
                  <w:rStyle w:val="Hyperlink"/>
                  <w:noProof/>
                </w:rPr>
                <w:fldChar w:fldCharType="end"/>
              </w:r>
            </w:del>
          </w:ins>
        </w:p>
        <w:p w14:paraId="307A42E4" w14:textId="3C331B98" w:rsidR="0078654E" w:rsidDel="002A60DA" w:rsidRDefault="005F3F8E" w:rsidP="002A60DA">
          <w:pPr>
            <w:pStyle w:val="TOCHeading"/>
            <w:jc w:val="center"/>
            <w:rPr>
              <w:ins w:id="55" w:author="Boni" w:date="2014-09-08T03:08:00Z"/>
              <w:del w:id="56" w:author="Andrija Ilic" w:date="2015-09-06T19:34:00Z"/>
              <w:rFonts w:asciiTheme="minorHAnsi" w:eastAsiaTheme="minorEastAsia" w:hAnsiTheme="minorHAnsi"/>
              <w:noProof/>
              <w:sz w:val="22"/>
            </w:rPr>
            <w:pPrChange w:id="57" w:author="Andrija Ilic" w:date="2015-09-06T19:34:00Z">
              <w:pPr>
                <w:pStyle w:val="TOC3"/>
                <w:tabs>
                  <w:tab w:val="right" w:leader="dot" w:pos="9017"/>
                </w:tabs>
              </w:pPr>
            </w:pPrChange>
          </w:pPr>
          <w:ins w:id="58" w:author="Boni" w:date="2014-09-08T03:08:00Z">
            <w:del w:id="5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_Toc397909063 \h </w:delInstrText>
              </w:r>
            </w:del>
          </w:ins>
          <w:del w:id="60" w:author="Andrija Ilic" w:date="2015-09-06T19:34:00Z">
            <w:r w:rsidDel="002A60DA">
              <w:rPr>
                <w:noProof/>
                <w:webHidden/>
              </w:rPr>
            </w:r>
            <w:r w:rsidDel="002A60DA">
              <w:rPr>
                <w:noProof/>
                <w:webHidden/>
              </w:rPr>
              <w:fldChar w:fldCharType="separate"/>
            </w:r>
          </w:del>
          <w:ins w:id="61" w:author="Boni" w:date="2014-09-08T03:08:00Z">
            <w:del w:id="62" w:author="Andrija Ilic" w:date="2015-09-06T19:34:00Z">
              <w:r w:rsidR="0078654E" w:rsidDel="002A60DA">
                <w:rPr>
                  <w:noProof/>
                  <w:webHidden/>
                </w:rPr>
                <w:delText>8</w:delText>
              </w:r>
              <w:r w:rsidDel="002A60DA">
                <w:rPr>
                  <w:noProof/>
                  <w:webHidden/>
                </w:rPr>
                <w:fldChar w:fldCharType="end"/>
              </w:r>
              <w:r w:rsidRPr="003E06CD" w:rsidDel="002A60DA">
                <w:rPr>
                  <w:rStyle w:val="Hyperlink"/>
                  <w:noProof/>
                </w:rPr>
                <w:fldChar w:fldCharType="end"/>
              </w:r>
            </w:del>
          </w:ins>
        </w:p>
        <w:p w14:paraId="5D64EAE2" w14:textId="17991A23" w:rsidR="0078654E" w:rsidDel="002A60DA" w:rsidRDefault="005F3F8E" w:rsidP="002A60DA">
          <w:pPr>
            <w:pStyle w:val="TOCHeading"/>
            <w:jc w:val="center"/>
            <w:rPr>
              <w:ins w:id="63" w:author="Boni" w:date="2014-09-08T03:08:00Z"/>
              <w:del w:id="64" w:author="Andrija Ilic" w:date="2015-09-06T19:34:00Z"/>
              <w:rFonts w:asciiTheme="minorHAnsi" w:eastAsiaTheme="minorEastAsia" w:hAnsiTheme="minorHAnsi"/>
              <w:noProof/>
              <w:sz w:val="22"/>
            </w:rPr>
            <w:pPrChange w:id="65" w:author="Andrija Ilic" w:date="2015-09-06T19:34:00Z">
              <w:pPr>
                <w:pStyle w:val="TOC2"/>
                <w:tabs>
                  <w:tab w:val="right" w:leader="dot" w:pos="9017"/>
                </w:tabs>
              </w:pPr>
            </w:pPrChange>
          </w:pPr>
          <w:ins w:id="66" w:author="Boni" w:date="2014-09-08T03:08:00Z">
            <w:del w:id="6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_Toc397909064 \h </w:delInstrText>
              </w:r>
            </w:del>
          </w:ins>
          <w:del w:id="68" w:author="Andrija Ilic" w:date="2015-09-06T19:34:00Z">
            <w:r w:rsidDel="002A60DA">
              <w:rPr>
                <w:noProof/>
                <w:webHidden/>
              </w:rPr>
            </w:r>
            <w:r w:rsidDel="002A60DA">
              <w:rPr>
                <w:noProof/>
                <w:webHidden/>
              </w:rPr>
              <w:fldChar w:fldCharType="separate"/>
            </w:r>
          </w:del>
          <w:ins w:id="69" w:author="Boni" w:date="2014-09-08T03:08:00Z">
            <w:del w:id="70" w:author="Andrija Ilic" w:date="2015-09-06T19:34:00Z">
              <w:r w:rsidR="0078654E" w:rsidDel="002A60DA">
                <w:rPr>
                  <w:noProof/>
                  <w:webHidden/>
                </w:rPr>
                <w:delText>9</w:delText>
              </w:r>
              <w:r w:rsidDel="002A60DA">
                <w:rPr>
                  <w:noProof/>
                  <w:webHidden/>
                </w:rPr>
                <w:fldChar w:fldCharType="end"/>
              </w:r>
              <w:r w:rsidRPr="003E06CD" w:rsidDel="002A60DA">
                <w:rPr>
                  <w:rStyle w:val="Hyperlink"/>
                  <w:noProof/>
                </w:rPr>
                <w:fldChar w:fldCharType="end"/>
              </w:r>
            </w:del>
          </w:ins>
        </w:p>
        <w:p w14:paraId="0393D9F0" w14:textId="2F90637D" w:rsidR="0078654E" w:rsidDel="002A60DA" w:rsidRDefault="005F3F8E" w:rsidP="002A60DA">
          <w:pPr>
            <w:pStyle w:val="TOCHeading"/>
            <w:jc w:val="center"/>
            <w:rPr>
              <w:ins w:id="71" w:author="Boni" w:date="2014-09-08T03:08:00Z"/>
              <w:del w:id="72" w:author="Andrija Ilic" w:date="2015-09-06T19:34:00Z"/>
              <w:rFonts w:asciiTheme="minorHAnsi" w:eastAsiaTheme="minorEastAsia" w:hAnsiTheme="minorHAnsi"/>
              <w:noProof/>
              <w:sz w:val="22"/>
            </w:rPr>
            <w:pPrChange w:id="73" w:author="Andrija Ilic" w:date="2015-09-06T19:34:00Z">
              <w:pPr>
                <w:pStyle w:val="TOC3"/>
                <w:tabs>
                  <w:tab w:val="right" w:leader="dot" w:pos="9017"/>
                </w:tabs>
              </w:pPr>
            </w:pPrChange>
          </w:pPr>
          <w:ins w:id="74" w:author="Boni" w:date="2014-09-08T03:08:00Z">
            <w:del w:id="7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_Toc397909065 \h </w:delInstrText>
              </w:r>
            </w:del>
          </w:ins>
          <w:del w:id="76" w:author="Andrija Ilic" w:date="2015-09-06T19:34:00Z">
            <w:r w:rsidDel="002A60DA">
              <w:rPr>
                <w:noProof/>
                <w:webHidden/>
              </w:rPr>
            </w:r>
            <w:r w:rsidDel="002A60DA">
              <w:rPr>
                <w:noProof/>
                <w:webHidden/>
              </w:rPr>
              <w:fldChar w:fldCharType="separate"/>
            </w:r>
          </w:del>
          <w:ins w:id="77" w:author="Boni" w:date="2014-09-08T03:08:00Z">
            <w:del w:id="78"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A1C8D00" w14:textId="197EB4E1" w:rsidR="0078654E" w:rsidDel="002A60DA" w:rsidRDefault="005F3F8E" w:rsidP="002A60DA">
          <w:pPr>
            <w:pStyle w:val="TOCHeading"/>
            <w:jc w:val="center"/>
            <w:rPr>
              <w:ins w:id="79" w:author="Boni" w:date="2014-09-08T03:08:00Z"/>
              <w:del w:id="80" w:author="Andrija Ilic" w:date="2015-09-06T19:34:00Z"/>
              <w:rFonts w:asciiTheme="minorHAnsi" w:eastAsiaTheme="minorEastAsia" w:hAnsiTheme="minorHAnsi"/>
              <w:noProof/>
              <w:sz w:val="22"/>
            </w:rPr>
            <w:pPrChange w:id="81" w:author="Andrija Ilic" w:date="2015-09-06T19:34:00Z">
              <w:pPr>
                <w:pStyle w:val="TOC3"/>
                <w:tabs>
                  <w:tab w:val="right" w:leader="dot" w:pos="9017"/>
                </w:tabs>
              </w:pPr>
            </w:pPrChange>
          </w:pPr>
          <w:ins w:id="82" w:author="Boni" w:date="2014-09-08T03:08:00Z">
            <w:del w:id="8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_Toc397909066 \h </w:delInstrText>
              </w:r>
            </w:del>
          </w:ins>
          <w:del w:id="84" w:author="Andrija Ilic" w:date="2015-09-06T19:34:00Z">
            <w:r w:rsidDel="002A60DA">
              <w:rPr>
                <w:noProof/>
                <w:webHidden/>
              </w:rPr>
            </w:r>
            <w:r w:rsidDel="002A60DA">
              <w:rPr>
                <w:noProof/>
                <w:webHidden/>
              </w:rPr>
              <w:fldChar w:fldCharType="separate"/>
            </w:r>
          </w:del>
          <w:ins w:id="85" w:author="Boni" w:date="2014-09-08T03:08:00Z">
            <w:del w:id="86"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145A176A" w14:textId="56CA3B11" w:rsidR="0078654E" w:rsidDel="002A60DA" w:rsidRDefault="005F3F8E" w:rsidP="002A60DA">
          <w:pPr>
            <w:pStyle w:val="TOCHeading"/>
            <w:jc w:val="center"/>
            <w:rPr>
              <w:ins w:id="87" w:author="Boni" w:date="2014-09-08T03:08:00Z"/>
              <w:del w:id="88" w:author="Andrija Ilic" w:date="2015-09-06T19:34:00Z"/>
              <w:rFonts w:asciiTheme="minorHAnsi" w:eastAsiaTheme="minorEastAsia" w:hAnsiTheme="minorHAnsi"/>
              <w:noProof/>
              <w:sz w:val="22"/>
            </w:rPr>
            <w:pPrChange w:id="89" w:author="Andrija Ilic" w:date="2015-09-06T19:34:00Z">
              <w:pPr>
                <w:pStyle w:val="TOC3"/>
                <w:tabs>
                  <w:tab w:val="right" w:leader="dot" w:pos="9017"/>
                </w:tabs>
              </w:pPr>
            </w:pPrChange>
          </w:pPr>
          <w:ins w:id="90" w:author="Boni" w:date="2014-09-08T03:08:00Z">
            <w:del w:id="9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_Toc397909067 \h </w:delInstrText>
              </w:r>
            </w:del>
          </w:ins>
          <w:del w:id="92" w:author="Andrija Ilic" w:date="2015-09-06T19:34:00Z">
            <w:r w:rsidDel="002A60DA">
              <w:rPr>
                <w:noProof/>
                <w:webHidden/>
              </w:rPr>
            </w:r>
            <w:r w:rsidDel="002A60DA">
              <w:rPr>
                <w:noProof/>
                <w:webHidden/>
              </w:rPr>
              <w:fldChar w:fldCharType="separate"/>
            </w:r>
          </w:del>
          <w:ins w:id="93" w:author="Boni" w:date="2014-09-08T03:08:00Z">
            <w:del w:id="94" w:author="Andrija Ilic" w:date="2015-09-06T19:34:00Z">
              <w:r w:rsidR="0078654E" w:rsidDel="002A60DA">
                <w:rPr>
                  <w:noProof/>
                  <w:webHidden/>
                </w:rPr>
                <w:delText>10</w:delText>
              </w:r>
              <w:r w:rsidDel="002A60DA">
                <w:rPr>
                  <w:noProof/>
                  <w:webHidden/>
                </w:rPr>
                <w:fldChar w:fldCharType="end"/>
              </w:r>
              <w:r w:rsidRPr="003E06CD" w:rsidDel="002A60DA">
                <w:rPr>
                  <w:rStyle w:val="Hyperlink"/>
                  <w:noProof/>
                </w:rPr>
                <w:fldChar w:fldCharType="end"/>
              </w:r>
            </w:del>
          </w:ins>
        </w:p>
        <w:p w14:paraId="5F40EBE3" w14:textId="7D21AD6B" w:rsidR="0078654E" w:rsidDel="002A60DA" w:rsidRDefault="005F3F8E" w:rsidP="002A60DA">
          <w:pPr>
            <w:pStyle w:val="TOCHeading"/>
            <w:jc w:val="center"/>
            <w:rPr>
              <w:ins w:id="95" w:author="Boni" w:date="2014-09-08T03:08:00Z"/>
              <w:del w:id="96" w:author="Andrija Ilic" w:date="2015-09-06T19:34:00Z"/>
              <w:rFonts w:asciiTheme="minorHAnsi" w:eastAsiaTheme="minorEastAsia" w:hAnsiTheme="minorHAnsi"/>
              <w:noProof/>
              <w:sz w:val="22"/>
            </w:rPr>
            <w:pPrChange w:id="97" w:author="Andrija Ilic" w:date="2015-09-06T19:34:00Z">
              <w:pPr>
                <w:pStyle w:val="TOC1"/>
                <w:tabs>
                  <w:tab w:val="right" w:leader="dot" w:pos="9017"/>
                </w:tabs>
              </w:pPr>
            </w:pPrChange>
          </w:pPr>
          <w:ins w:id="98" w:author="Boni" w:date="2014-09-08T03:08:00Z">
            <w:del w:id="9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_Toc397909068 \h </w:delInstrText>
              </w:r>
            </w:del>
          </w:ins>
          <w:del w:id="100" w:author="Andrija Ilic" w:date="2015-09-06T19:34:00Z">
            <w:r w:rsidDel="002A60DA">
              <w:rPr>
                <w:noProof/>
                <w:webHidden/>
              </w:rPr>
            </w:r>
            <w:r w:rsidDel="002A60DA">
              <w:rPr>
                <w:noProof/>
                <w:webHidden/>
              </w:rPr>
              <w:fldChar w:fldCharType="separate"/>
            </w:r>
          </w:del>
          <w:ins w:id="101" w:author="Boni" w:date="2014-09-08T03:08:00Z">
            <w:del w:id="102" w:author="Andrija Ilic" w:date="2015-09-06T19:34:00Z">
              <w:r w:rsidR="0078654E" w:rsidDel="002A60DA">
                <w:rPr>
                  <w:noProof/>
                  <w:webHidden/>
                </w:rPr>
                <w:delText>12</w:delText>
              </w:r>
              <w:r w:rsidDel="002A60DA">
                <w:rPr>
                  <w:noProof/>
                  <w:webHidden/>
                </w:rPr>
                <w:fldChar w:fldCharType="end"/>
              </w:r>
              <w:r w:rsidRPr="003E06CD" w:rsidDel="002A60DA">
                <w:rPr>
                  <w:rStyle w:val="Hyperlink"/>
                  <w:noProof/>
                </w:rPr>
                <w:fldChar w:fldCharType="end"/>
              </w:r>
            </w:del>
          </w:ins>
        </w:p>
        <w:p w14:paraId="58A64E03" w14:textId="0515AE13" w:rsidR="0078654E" w:rsidDel="002A60DA" w:rsidRDefault="005F3F8E" w:rsidP="002A60DA">
          <w:pPr>
            <w:pStyle w:val="TOCHeading"/>
            <w:jc w:val="center"/>
            <w:rPr>
              <w:ins w:id="103" w:author="Boni" w:date="2014-09-08T03:08:00Z"/>
              <w:del w:id="104" w:author="Andrija Ilic" w:date="2015-09-06T19:34:00Z"/>
              <w:rFonts w:asciiTheme="minorHAnsi" w:eastAsiaTheme="minorEastAsia" w:hAnsiTheme="minorHAnsi"/>
              <w:noProof/>
              <w:sz w:val="22"/>
            </w:rPr>
            <w:pPrChange w:id="105" w:author="Andrija Ilic" w:date="2015-09-06T19:34:00Z">
              <w:pPr>
                <w:pStyle w:val="TOC2"/>
                <w:tabs>
                  <w:tab w:val="right" w:leader="dot" w:pos="9017"/>
                </w:tabs>
              </w:pPr>
            </w:pPrChange>
          </w:pPr>
          <w:ins w:id="106" w:author="Boni" w:date="2014-09-08T03:08:00Z">
            <w:del w:id="10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_Toc397909069 \h </w:delInstrText>
              </w:r>
            </w:del>
          </w:ins>
          <w:del w:id="108" w:author="Andrija Ilic" w:date="2015-09-06T19:34:00Z">
            <w:r w:rsidDel="002A60DA">
              <w:rPr>
                <w:noProof/>
                <w:webHidden/>
              </w:rPr>
            </w:r>
            <w:r w:rsidDel="002A60DA">
              <w:rPr>
                <w:noProof/>
                <w:webHidden/>
              </w:rPr>
              <w:fldChar w:fldCharType="separate"/>
            </w:r>
          </w:del>
          <w:ins w:id="109" w:author="Boni" w:date="2014-09-08T03:08:00Z">
            <w:del w:id="110" w:author="Andrija Ilic" w:date="2015-09-06T19:34:00Z">
              <w:r w:rsidR="0078654E" w:rsidDel="002A60DA">
                <w:rPr>
                  <w:noProof/>
                  <w:webHidden/>
                </w:rPr>
                <w:delText>13</w:delText>
              </w:r>
              <w:r w:rsidDel="002A60DA">
                <w:rPr>
                  <w:noProof/>
                  <w:webHidden/>
                </w:rPr>
                <w:fldChar w:fldCharType="end"/>
              </w:r>
              <w:r w:rsidRPr="003E06CD" w:rsidDel="002A60DA">
                <w:rPr>
                  <w:rStyle w:val="Hyperlink"/>
                  <w:noProof/>
                </w:rPr>
                <w:fldChar w:fldCharType="end"/>
              </w:r>
            </w:del>
          </w:ins>
        </w:p>
        <w:p w14:paraId="7F0BAE2A" w14:textId="627FA6EF" w:rsidR="0078654E" w:rsidDel="002A60DA" w:rsidRDefault="005F3F8E" w:rsidP="002A60DA">
          <w:pPr>
            <w:pStyle w:val="TOCHeading"/>
            <w:jc w:val="center"/>
            <w:rPr>
              <w:ins w:id="111" w:author="Boni" w:date="2014-09-08T03:08:00Z"/>
              <w:del w:id="112" w:author="Andrija Ilic" w:date="2015-09-06T19:34:00Z"/>
              <w:rFonts w:asciiTheme="minorHAnsi" w:eastAsiaTheme="minorEastAsia" w:hAnsiTheme="minorHAnsi"/>
              <w:noProof/>
              <w:sz w:val="22"/>
            </w:rPr>
            <w:pPrChange w:id="113" w:author="Andrija Ilic" w:date="2015-09-06T19:34:00Z">
              <w:pPr>
                <w:pStyle w:val="TOC3"/>
                <w:tabs>
                  <w:tab w:val="right" w:leader="dot" w:pos="9017"/>
                </w:tabs>
              </w:pPr>
            </w:pPrChange>
          </w:pPr>
          <w:ins w:id="114" w:author="Boni" w:date="2014-09-08T03:08:00Z">
            <w:del w:id="11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_Toc397909070 \h </w:delInstrText>
              </w:r>
            </w:del>
          </w:ins>
          <w:del w:id="116" w:author="Andrija Ilic" w:date="2015-09-06T19:34:00Z">
            <w:r w:rsidDel="002A60DA">
              <w:rPr>
                <w:noProof/>
                <w:webHidden/>
              </w:rPr>
            </w:r>
            <w:r w:rsidDel="002A60DA">
              <w:rPr>
                <w:noProof/>
                <w:webHidden/>
              </w:rPr>
              <w:fldChar w:fldCharType="separate"/>
            </w:r>
          </w:del>
          <w:ins w:id="117" w:author="Boni" w:date="2014-09-08T03:08:00Z">
            <w:del w:id="118" w:author="Andrija Ilic" w:date="2015-09-06T19:34:00Z">
              <w:r w:rsidR="0078654E" w:rsidDel="002A60DA">
                <w:rPr>
                  <w:noProof/>
                  <w:webHidden/>
                </w:rPr>
                <w:delText>14</w:delText>
              </w:r>
              <w:r w:rsidDel="002A60DA">
                <w:rPr>
                  <w:noProof/>
                  <w:webHidden/>
                </w:rPr>
                <w:fldChar w:fldCharType="end"/>
              </w:r>
              <w:r w:rsidRPr="003E06CD" w:rsidDel="002A60DA">
                <w:rPr>
                  <w:rStyle w:val="Hyperlink"/>
                  <w:noProof/>
                </w:rPr>
                <w:fldChar w:fldCharType="end"/>
              </w:r>
            </w:del>
          </w:ins>
        </w:p>
        <w:p w14:paraId="7E2582BB" w14:textId="54C9CBE5" w:rsidR="0078654E" w:rsidDel="002A60DA" w:rsidRDefault="005F3F8E" w:rsidP="002A60DA">
          <w:pPr>
            <w:pStyle w:val="TOCHeading"/>
            <w:jc w:val="center"/>
            <w:rPr>
              <w:ins w:id="119" w:author="Boni" w:date="2014-09-08T03:08:00Z"/>
              <w:del w:id="120" w:author="Andrija Ilic" w:date="2015-09-06T19:34:00Z"/>
              <w:rFonts w:asciiTheme="minorHAnsi" w:eastAsiaTheme="minorEastAsia" w:hAnsiTheme="minorHAnsi"/>
              <w:noProof/>
              <w:sz w:val="22"/>
            </w:rPr>
            <w:pPrChange w:id="121" w:author="Andrija Ilic" w:date="2015-09-06T19:34:00Z">
              <w:pPr>
                <w:pStyle w:val="TOC2"/>
                <w:tabs>
                  <w:tab w:val="right" w:leader="dot" w:pos="9017"/>
                </w:tabs>
              </w:pPr>
            </w:pPrChange>
          </w:pPr>
          <w:ins w:id="122" w:author="Boni" w:date="2014-09-08T03:08:00Z">
            <w:del w:id="12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 Анализа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_Toc397909071 \h </w:delInstrText>
              </w:r>
            </w:del>
          </w:ins>
          <w:del w:id="124" w:author="Andrija Ilic" w:date="2015-09-06T19:34:00Z">
            <w:r w:rsidDel="002A60DA">
              <w:rPr>
                <w:noProof/>
                <w:webHidden/>
              </w:rPr>
            </w:r>
            <w:r w:rsidDel="002A60DA">
              <w:rPr>
                <w:noProof/>
                <w:webHidden/>
              </w:rPr>
              <w:fldChar w:fldCharType="separate"/>
            </w:r>
          </w:del>
          <w:ins w:id="125" w:author="Boni" w:date="2014-09-08T03:08:00Z">
            <w:del w:id="126"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00153B58" w14:textId="202EAB2D" w:rsidR="0078654E" w:rsidDel="002A60DA" w:rsidRDefault="005F3F8E" w:rsidP="002A60DA">
          <w:pPr>
            <w:pStyle w:val="TOCHeading"/>
            <w:jc w:val="center"/>
            <w:rPr>
              <w:ins w:id="127" w:author="Boni" w:date="2014-09-08T03:08:00Z"/>
              <w:del w:id="128" w:author="Andrija Ilic" w:date="2015-09-06T19:34:00Z"/>
              <w:rFonts w:asciiTheme="minorHAnsi" w:eastAsiaTheme="minorEastAsia" w:hAnsiTheme="minorHAnsi"/>
              <w:noProof/>
              <w:sz w:val="22"/>
            </w:rPr>
            <w:pPrChange w:id="129" w:author="Andrija Ilic" w:date="2015-09-06T19:34:00Z">
              <w:pPr>
                <w:pStyle w:val="TOC3"/>
                <w:tabs>
                  <w:tab w:val="right" w:leader="dot" w:pos="9017"/>
                </w:tabs>
              </w:pPr>
            </w:pPrChange>
          </w:pPr>
          <w:ins w:id="130" w:author="Boni" w:date="2014-09-08T03:08:00Z">
            <w:del w:id="13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_Toc397909072 \h </w:delInstrText>
              </w:r>
            </w:del>
          </w:ins>
          <w:del w:id="132" w:author="Andrija Ilic" w:date="2015-09-06T19:34:00Z">
            <w:r w:rsidDel="002A60DA">
              <w:rPr>
                <w:noProof/>
                <w:webHidden/>
              </w:rPr>
            </w:r>
            <w:r w:rsidDel="002A60DA">
              <w:rPr>
                <w:noProof/>
                <w:webHidden/>
              </w:rPr>
              <w:fldChar w:fldCharType="separate"/>
            </w:r>
          </w:del>
          <w:ins w:id="133" w:author="Boni" w:date="2014-09-08T03:08:00Z">
            <w:del w:id="134" w:author="Andrija Ilic" w:date="2015-09-06T19:34:00Z">
              <w:r w:rsidR="0078654E" w:rsidDel="002A60DA">
                <w:rPr>
                  <w:noProof/>
                  <w:webHidden/>
                </w:rPr>
                <w:delText>21</w:delText>
              </w:r>
              <w:r w:rsidDel="002A60DA">
                <w:rPr>
                  <w:noProof/>
                  <w:webHidden/>
                </w:rPr>
                <w:fldChar w:fldCharType="end"/>
              </w:r>
              <w:r w:rsidRPr="003E06CD" w:rsidDel="002A60DA">
                <w:rPr>
                  <w:rStyle w:val="Hyperlink"/>
                  <w:noProof/>
                </w:rPr>
                <w:fldChar w:fldCharType="end"/>
              </w:r>
            </w:del>
          </w:ins>
        </w:p>
        <w:p w14:paraId="499258BD" w14:textId="0A7C16CC" w:rsidR="0078654E" w:rsidDel="002A60DA" w:rsidRDefault="005F3F8E" w:rsidP="002A60DA">
          <w:pPr>
            <w:pStyle w:val="TOCHeading"/>
            <w:jc w:val="center"/>
            <w:rPr>
              <w:ins w:id="135" w:author="Boni" w:date="2014-09-08T03:08:00Z"/>
              <w:del w:id="136" w:author="Andrija Ilic" w:date="2015-09-06T19:34:00Z"/>
              <w:rFonts w:asciiTheme="minorHAnsi" w:eastAsiaTheme="minorEastAsia" w:hAnsiTheme="minorHAnsi"/>
              <w:noProof/>
              <w:sz w:val="22"/>
            </w:rPr>
            <w:pPrChange w:id="137" w:author="Andrija Ilic" w:date="2015-09-06T19:34:00Z">
              <w:pPr>
                <w:pStyle w:val="TOC3"/>
                <w:tabs>
                  <w:tab w:val="right" w:leader="dot" w:pos="9017"/>
                </w:tabs>
              </w:pPr>
            </w:pPrChange>
          </w:pPr>
          <w:ins w:id="138" w:author="Boni" w:date="2014-09-08T03:08:00Z">
            <w:del w:id="13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_Toc397909073 \h </w:delInstrText>
              </w:r>
            </w:del>
          </w:ins>
          <w:del w:id="140" w:author="Andrija Ilic" w:date="2015-09-06T19:34:00Z">
            <w:r w:rsidDel="002A60DA">
              <w:rPr>
                <w:noProof/>
                <w:webHidden/>
              </w:rPr>
            </w:r>
            <w:r w:rsidDel="002A60DA">
              <w:rPr>
                <w:noProof/>
                <w:webHidden/>
              </w:rPr>
              <w:fldChar w:fldCharType="separate"/>
            </w:r>
          </w:del>
          <w:ins w:id="141" w:author="Boni" w:date="2014-09-08T03:08:00Z">
            <w:del w:id="142" w:author="Andrija Ilic" w:date="2015-09-06T19:34:00Z">
              <w:r w:rsidR="0078654E" w:rsidDel="002A60DA">
                <w:rPr>
                  <w:noProof/>
                  <w:webHidden/>
                </w:rPr>
                <w:delText>30</w:delText>
              </w:r>
              <w:r w:rsidDel="002A60DA">
                <w:rPr>
                  <w:noProof/>
                  <w:webHidden/>
                </w:rPr>
                <w:fldChar w:fldCharType="end"/>
              </w:r>
              <w:r w:rsidRPr="003E06CD" w:rsidDel="002A60DA">
                <w:rPr>
                  <w:rStyle w:val="Hyperlink"/>
                  <w:noProof/>
                </w:rPr>
                <w:fldChar w:fldCharType="end"/>
              </w:r>
            </w:del>
          </w:ins>
        </w:p>
        <w:p w14:paraId="0E63263A" w14:textId="1D8BF349" w:rsidR="0078654E" w:rsidDel="002A60DA" w:rsidRDefault="005F3F8E" w:rsidP="002A60DA">
          <w:pPr>
            <w:pStyle w:val="TOCHeading"/>
            <w:jc w:val="center"/>
            <w:rPr>
              <w:ins w:id="143" w:author="Boni" w:date="2014-09-08T03:08:00Z"/>
              <w:del w:id="144" w:author="Andrija Ilic" w:date="2015-09-06T19:34:00Z"/>
              <w:rFonts w:asciiTheme="minorHAnsi" w:eastAsiaTheme="minorEastAsia" w:hAnsiTheme="minorHAnsi"/>
              <w:noProof/>
              <w:sz w:val="22"/>
            </w:rPr>
            <w:pPrChange w:id="145" w:author="Andrija Ilic" w:date="2015-09-06T19:34:00Z">
              <w:pPr>
                <w:pStyle w:val="TOC3"/>
                <w:tabs>
                  <w:tab w:val="right" w:leader="dot" w:pos="9017"/>
                </w:tabs>
              </w:pPr>
            </w:pPrChange>
          </w:pPr>
          <w:ins w:id="146" w:author="Boni" w:date="2014-09-08T03:08:00Z">
            <w:del w:id="14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_Toc397909074 \h </w:delInstrText>
              </w:r>
            </w:del>
          </w:ins>
          <w:del w:id="148" w:author="Andrija Ilic" w:date="2015-09-06T19:34:00Z">
            <w:r w:rsidDel="002A60DA">
              <w:rPr>
                <w:noProof/>
                <w:webHidden/>
              </w:rPr>
            </w:r>
            <w:r w:rsidDel="002A60DA">
              <w:rPr>
                <w:noProof/>
                <w:webHidden/>
              </w:rPr>
              <w:fldChar w:fldCharType="separate"/>
            </w:r>
          </w:del>
          <w:ins w:id="149" w:author="Boni" w:date="2014-09-08T03:08:00Z">
            <w:del w:id="150" w:author="Andrija Ilic" w:date="2015-09-06T19:34:00Z">
              <w:r w:rsidR="0078654E" w:rsidDel="002A60DA">
                <w:rPr>
                  <w:noProof/>
                  <w:webHidden/>
                </w:rPr>
                <w:delText>32</w:delText>
              </w:r>
              <w:r w:rsidDel="002A60DA">
                <w:rPr>
                  <w:noProof/>
                  <w:webHidden/>
                </w:rPr>
                <w:fldChar w:fldCharType="end"/>
              </w:r>
              <w:r w:rsidRPr="003E06CD" w:rsidDel="002A60DA">
                <w:rPr>
                  <w:rStyle w:val="Hyperlink"/>
                  <w:noProof/>
                </w:rPr>
                <w:fldChar w:fldCharType="end"/>
              </w:r>
            </w:del>
          </w:ins>
        </w:p>
        <w:p w14:paraId="0CBE3ED6" w14:textId="4CFC0168" w:rsidR="0078654E" w:rsidDel="002A60DA" w:rsidRDefault="005F3F8E" w:rsidP="002A60DA">
          <w:pPr>
            <w:pStyle w:val="TOCHeading"/>
            <w:jc w:val="center"/>
            <w:rPr>
              <w:ins w:id="151" w:author="Boni" w:date="2014-09-08T03:08:00Z"/>
              <w:del w:id="152" w:author="Andrija Ilic" w:date="2015-09-06T19:34:00Z"/>
              <w:rFonts w:asciiTheme="minorHAnsi" w:eastAsiaTheme="minorEastAsia" w:hAnsiTheme="minorHAnsi"/>
              <w:noProof/>
              <w:sz w:val="22"/>
            </w:rPr>
            <w:pPrChange w:id="153" w:author="Andrija Ilic" w:date="2015-09-06T19:34:00Z">
              <w:pPr>
                <w:pStyle w:val="TOC3"/>
                <w:tabs>
                  <w:tab w:val="right" w:leader="dot" w:pos="9017"/>
                </w:tabs>
              </w:pPr>
            </w:pPrChange>
          </w:pPr>
          <w:ins w:id="154" w:author="Boni" w:date="2014-09-08T03:08:00Z">
            <w:del w:id="15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_Toc397909075 \h </w:delInstrText>
              </w:r>
            </w:del>
          </w:ins>
          <w:del w:id="156" w:author="Andrija Ilic" w:date="2015-09-06T19:34:00Z">
            <w:r w:rsidDel="002A60DA">
              <w:rPr>
                <w:noProof/>
                <w:webHidden/>
              </w:rPr>
            </w:r>
            <w:r w:rsidDel="002A60DA">
              <w:rPr>
                <w:noProof/>
                <w:webHidden/>
              </w:rPr>
              <w:fldChar w:fldCharType="separate"/>
            </w:r>
          </w:del>
          <w:ins w:id="157" w:author="Boni" w:date="2014-09-08T03:08:00Z">
            <w:del w:id="158" w:author="Andrija Ilic" w:date="2015-09-06T19:34:00Z">
              <w:r w:rsidR="0078654E" w:rsidDel="002A60DA">
                <w:rPr>
                  <w:noProof/>
                  <w:webHidden/>
                </w:rPr>
                <w:delText>33</w:delText>
              </w:r>
              <w:r w:rsidDel="002A60DA">
                <w:rPr>
                  <w:noProof/>
                  <w:webHidden/>
                </w:rPr>
                <w:fldChar w:fldCharType="end"/>
              </w:r>
              <w:r w:rsidRPr="003E06CD" w:rsidDel="002A60DA">
                <w:rPr>
                  <w:rStyle w:val="Hyperlink"/>
                  <w:noProof/>
                </w:rPr>
                <w:fldChar w:fldCharType="end"/>
              </w:r>
            </w:del>
          </w:ins>
        </w:p>
        <w:p w14:paraId="797D6152" w14:textId="6DA306EC" w:rsidR="0078654E" w:rsidDel="002A60DA" w:rsidRDefault="005F3F8E" w:rsidP="002A60DA">
          <w:pPr>
            <w:pStyle w:val="TOCHeading"/>
            <w:jc w:val="center"/>
            <w:rPr>
              <w:ins w:id="159" w:author="Boni" w:date="2014-09-08T03:08:00Z"/>
              <w:del w:id="160" w:author="Andrija Ilic" w:date="2015-09-06T19:34:00Z"/>
              <w:rFonts w:asciiTheme="minorHAnsi" w:eastAsiaTheme="minorEastAsia" w:hAnsiTheme="minorHAnsi"/>
              <w:noProof/>
              <w:sz w:val="22"/>
            </w:rPr>
            <w:pPrChange w:id="161" w:author="Andrija Ilic" w:date="2015-09-06T19:34:00Z">
              <w:pPr>
                <w:pStyle w:val="TOC2"/>
                <w:tabs>
                  <w:tab w:val="right" w:leader="dot" w:pos="9017"/>
                </w:tabs>
              </w:pPr>
            </w:pPrChange>
          </w:pPr>
          <w:ins w:id="162" w:author="Boni" w:date="2014-09-08T03:08:00Z">
            <w:del w:id="16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_Toc397909076 \h </w:delInstrText>
              </w:r>
            </w:del>
          </w:ins>
          <w:del w:id="164" w:author="Andrija Ilic" w:date="2015-09-06T19:34:00Z">
            <w:r w:rsidDel="002A60DA">
              <w:rPr>
                <w:noProof/>
                <w:webHidden/>
              </w:rPr>
            </w:r>
            <w:r w:rsidDel="002A60DA">
              <w:rPr>
                <w:noProof/>
                <w:webHidden/>
              </w:rPr>
              <w:fldChar w:fldCharType="separate"/>
            </w:r>
          </w:del>
          <w:ins w:id="165" w:author="Boni" w:date="2014-09-08T03:08:00Z">
            <w:del w:id="166"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5A0B6EDD" w14:textId="6D269245" w:rsidR="0078654E" w:rsidDel="002A60DA" w:rsidRDefault="005F3F8E" w:rsidP="002A60DA">
          <w:pPr>
            <w:pStyle w:val="TOCHeading"/>
            <w:jc w:val="center"/>
            <w:rPr>
              <w:ins w:id="167" w:author="Boni" w:date="2014-09-08T03:08:00Z"/>
              <w:del w:id="168" w:author="Andrija Ilic" w:date="2015-09-06T19:34:00Z"/>
              <w:rFonts w:asciiTheme="minorHAnsi" w:eastAsiaTheme="minorEastAsia" w:hAnsiTheme="minorHAnsi"/>
              <w:noProof/>
              <w:sz w:val="22"/>
            </w:rPr>
            <w:pPrChange w:id="169" w:author="Andrija Ilic" w:date="2015-09-06T19:34:00Z">
              <w:pPr>
                <w:pStyle w:val="TOC3"/>
                <w:tabs>
                  <w:tab w:val="right" w:leader="dot" w:pos="9017"/>
                </w:tabs>
              </w:pPr>
            </w:pPrChange>
          </w:pPr>
          <w:ins w:id="170" w:author="Boni" w:date="2014-09-08T03:08:00Z">
            <w:del w:id="17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_Toc397909077 \h </w:delInstrText>
              </w:r>
            </w:del>
          </w:ins>
          <w:del w:id="172" w:author="Andrija Ilic" w:date="2015-09-06T19:34:00Z">
            <w:r w:rsidDel="002A60DA">
              <w:rPr>
                <w:noProof/>
                <w:webHidden/>
              </w:rPr>
            </w:r>
            <w:r w:rsidDel="002A60DA">
              <w:rPr>
                <w:noProof/>
                <w:webHidden/>
              </w:rPr>
              <w:fldChar w:fldCharType="separate"/>
            </w:r>
          </w:del>
          <w:ins w:id="173" w:author="Boni" w:date="2014-09-08T03:08:00Z">
            <w:del w:id="174" w:author="Andrija Ilic" w:date="2015-09-06T19:34:00Z">
              <w:r w:rsidR="0078654E" w:rsidDel="002A60DA">
                <w:rPr>
                  <w:noProof/>
                  <w:webHidden/>
                </w:rPr>
                <w:delText>34</w:delText>
              </w:r>
              <w:r w:rsidDel="002A60DA">
                <w:rPr>
                  <w:noProof/>
                  <w:webHidden/>
                </w:rPr>
                <w:fldChar w:fldCharType="end"/>
              </w:r>
              <w:r w:rsidRPr="003E06CD" w:rsidDel="002A60DA">
                <w:rPr>
                  <w:rStyle w:val="Hyperlink"/>
                  <w:noProof/>
                </w:rPr>
                <w:fldChar w:fldCharType="end"/>
              </w:r>
            </w:del>
          </w:ins>
        </w:p>
        <w:p w14:paraId="03A8F9AB" w14:textId="378B0ABD" w:rsidR="0078654E" w:rsidDel="002A60DA" w:rsidRDefault="005F3F8E" w:rsidP="002A60DA">
          <w:pPr>
            <w:pStyle w:val="TOCHeading"/>
            <w:jc w:val="center"/>
            <w:rPr>
              <w:ins w:id="175" w:author="Boni" w:date="2014-09-08T03:08:00Z"/>
              <w:del w:id="176" w:author="Andrija Ilic" w:date="2015-09-06T19:34:00Z"/>
              <w:rFonts w:asciiTheme="minorHAnsi" w:eastAsiaTheme="minorEastAsia" w:hAnsiTheme="minorHAnsi"/>
              <w:noProof/>
              <w:sz w:val="22"/>
            </w:rPr>
            <w:pPrChange w:id="177" w:author="Andrija Ilic" w:date="2015-09-06T19:34:00Z">
              <w:pPr>
                <w:pStyle w:val="TOC3"/>
                <w:tabs>
                  <w:tab w:val="right" w:leader="dot" w:pos="9017"/>
                </w:tabs>
              </w:pPr>
            </w:pPrChange>
          </w:pPr>
          <w:ins w:id="178" w:author="Boni" w:date="2014-09-08T03:08:00Z">
            <w:del w:id="17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_Toc397909078 \h </w:delInstrText>
              </w:r>
            </w:del>
          </w:ins>
          <w:del w:id="180" w:author="Andrija Ilic" w:date="2015-09-06T19:34:00Z">
            <w:r w:rsidDel="002A60DA">
              <w:rPr>
                <w:noProof/>
                <w:webHidden/>
              </w:rPr>
            </w:r>
            <w:r w:rsidDel="002A60DA">
              <w:rPr>
                <w:noProof/>
                <w:webHidden/>
              </w:rPr>
              <w:fldChar w:fldCharType="separate"/>
            </w:r>
          </w:del>
          <w:ins w:id="181" w:author="Boni" w:date="2014-09-08T03:08:00Z">
            <w:del w:id="182" w:author="Andrija Ilic" w:date="2015-09-06T19:34:00Z">
              <w:r w:rsidR="0078654E" w:rsidDel="002A60DA">
                <w:rPr>
                  <w:noProof/>
                  <w:webHidden/>
                </w:rPr>
                <w:delText>35</w:delText>
              </w:r>
              <w:r w:rsidDel="002A60DA">
                <w:rPr>
                  <w:noProof/>
                  <w:webHidden/>
                </w:rPr>
                <w:fldChar w:fldCharType="end"/>
              </w:r>
              <w:r w:rsidRPr="003E06CD" w:rsidDel="002A60DA">
                <w:rPr>
                  <w:rStyle w:val="Hyperlink"/>
                  <w:noProof/>
                </w:rPr>
                <w:fldChar w:fldCharType="end"/>
              </w:r>
            </w:del>
          </w:ins>
        </w:p>
        <w:p w14:paraId="047EBF62" w14:textId="61382296" w:rsidR="0078654E" w:rsidDel="002A60DA" w:rsidRDefault="005F3F8E" w:rsidP="002A60DA">
          <w:pPr>
            <w:pStyle w:val="TOCHeading"/>
            <w:jc w:val="center"/>
            <w:rPr>
              <w:ins w:id="183" w:author="Boni" w:date="2014-09-08T03:08:00Z"/>
              <w:del w:id="184" w:author="Andrija Ilic" w:date="2015-09-06T19:34:00Z"/>
              <w:rFonts w:asciiTheme="minorHAnsi" w:eastAsiaTheme="minorEastAsia" w:hAnsiTheme="minorHAnsi"/>
              <w:noProof/>
              <w:sz w:val="22"/>
            </w:rPr>
            <w:pPrChange w:id="185" w:author="Andrija Ilic" w:date="2015-09-06T19:34:00Z">
              <w:pPr>
                <w:pStyle w:val="TOC3"/>
                <w:tabs>
                  <w:tab w:val="right" w:leader="dot" w:pos="9017"/>
                </w:tabs>
              </w:pPr>
            </w:pPrChange>
          </w:pPr>
          <w:ins w:id="186" w:author="Boni" w:date="2014-09-08T03:08:00Z">
            <w:del w:id="18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_Toc397909079 \h </w:delInstrText>
              </w:r>
            </w:del>
          </w:ins>
          <w:del w:id="188" w:author="Andrija Ilic" w:date="2015-09-06T19:34:00Z">
            <w:r w:rsidDel="002A60DA">
              <w:rPr>
                <w:noProof/>
                <w:webHidden/>
              </w:rPr>
            </w:r>
            <w:r w:rsidDel="002A60DA">
              <w:rPr>
                <w:noProof/>
                <w:webHidden/>
              </w:rPr>
              <w:fldChar w:fldCharType="separate"/>
            </w:r>
          </w:del>
          <w:ins w:id="189" w:author="Boni" w:date="2014-09-08T03:08:00Z">
            <w:del w:id="190"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0D80D72A" w14:textId="3234C446" w:rsidR="0078654E" w:rsidDel="002A60DA" w:rsidRDefault="005F3F8E" w:rsidP="002A60DA">
          <w:pPr>
            <w:pStyle w:val="TOCHeading"/>
            <w:jc w:val="center"/>
            <w:rPr>
              <w:ins w:id="191" w:author="Boni" w:date="2014-09-08T03:08:00Z"/>
              <w:del w:id="192" w:author="Andrija Ilic" w:date="2015-09-06T19:34:00Z"/>
              <w:rFonts w:asciiTheme="minorHAnsi" w:eastAsiaTheme="minorEastAsia" w:hAnsiTheme="minorHAnsi"/>
              <w:noProof/>
              <w:sz w:val="22"/>
            </w:rPr>
            <w:pPrChange w:id="193" w:author="Andrija Ilic" w:date="2015-09-06T19:34:00Z">
              <w:pPr>
                <w:pStyle w:val="TOC3"/>
                <w:tabs>
                  <w:tab w:val="right" w:leader="dot" w:pos="9017"/>
                </w:tabs>
              </w:pPr>
            </w:pPrChange>
          </w:pPr>
          <w:ins w:id="194" w:author="Boni" w:date="2014-09-08T03:08:00Z">
            <w:del w:id="19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_Toc397909080 \h </w:delInstrText>
              </w:r>
            </w:del>
          </w:ins>
          <w:del w:id="196" w:author="Andrija Ilic" w:date="2015-09-06T19:34:00Z">
            <w:r w:rsidDel="002A60DA">
              <w:rPr>
                <w:noProof/>
                <w:webHidden/>
              </w:rPr>
            </w:r>
            <w:r w:rsidDel="002A60DA">
              <w:rPr>
                <w:noProof/>
                <w:webHidden/>
              </w:rPr>
              <w:fldChar w:fldCharType="separate"/>
            </w:r>
          </w:del>
          <w:ins w:id="197" w:author="Boni" w:date="2014-09-08T03:08:00Z">
            <w:del w:id="198" w:author="Andrija Ilic" w:date="2015-09-06T19:34:00Z">
              <w:r w:rsidR="0078654E" w:rsidDel="002A60DA">
                <w:rPr>
                  <w:noProof/>
                  <w:webHidden/>
                </w:rPr>
                <w:delText>36</w:delText>
              </w:r>
              <w:r w:rsidDel="002A60DA">
                <w:rPr>
                  <w:noProof/>
                  <w:webHidden/>
                </w:rPr>
                <w:fldChar w:fldCharType="end"/>
              </w:r>
              <w:r w:rsidRPr="003E06CD" w:rsidDel="002A60DA">
                <w:rPr>
                  <w:rStyle w:val="Hyperlink"/>
                  <w:noProof/>
                </w:rPr>
                <w:fldChar w:fldCharType="end"/>
              </w:r>
            </w:del>
          </w:ins>
        </w:p>
        <w:p w14:paraId="22CB2174" w14:textId="5CE39D00" w:rsidR="0078654E" w:rsidDel="002A60DA" w:rsidRDefault="005F3F8E" w:rsidP="002A60DA">
          <w:pPr>
            <w:pStyle w:val="TOCHeading"/>
            <w:jc w:val="center"/>
            <w:rPr>
              <w:ins w:id="199" w:author="Boni" w:date="2014-09-08T03:08:00Z"/>
              <w:del w:id="200" w:author="Andrija Ilic" w:date="2015-09-06T19:34:00Z"/>
              <w:rFonts w:asciiTheme="minorHAnsi" w:eastAsiaTheme="minorEastAsia" w:hAnsiTheme="minorHAnsi"/>
              <w:noProof/>
              <w:sz w:val="22"/>
            </w:rPr>
            <w:pPrChange w:id="201" w:author="Andrija Ilic" w:date="2015-09-06T19:34:00Z">
              <w:pPr>
                <w:pStyle w:val="TOC3"/>
                <w:tabs>
                  <w:tab w:val="right" w:leader="dot" w:pos="9017"/>
                </w:tabs>
              </w:pPr>
            </w:pPrChange>
          </w:pPr>
          <w:ins w:id="202" w:author="Boni" w:date="2014-09-08T03:08:00Z">
            <w:del w:id="20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_Toc397909081 \h </w:delInstrText>
              </w:r>
            </w:del>
          </w:ins>
          <w:del w:id="204" w:author="Andrija Ilic" w:date="2015-09-06T19:34:00Z">
            <w:r w:rsidDel="002A60DA">
              <w:rPr>
                <w:noProof/>
                <w:webHidden/>
              </w:rPr>
            </w:r>
            <w:r w:rsidDel="002A60DA">
              <w:rPr>
                <w:noProof/>
                <w:webHidden/>
              </w:rPr>
              <w:fldChar w:fldCharType="separate"/>
            </w:r>
          </w:del>
          <w:ins w:id="205" w:author="Boni" w:date="2014-09-08T03:08:00Z">
            <w:del w:id="206" w:author="Andrija Ilic" w:date="2015-09-06T19:34:00Z">
              <w:r w:rsidR="0078654E" w:rsidDel="002A60DA">
                <w:rPr>
                  <w:noProof/>
                  <w:webHidden/>
                </w:rPr>
                <w:delText>42</w:delText>
              </w:r>
              <w:r w:rsidDel="002A60DA">
                <w:rPr>
                  <w:noProof/>
                  <w:webHidden/>
                </w:rPr>
                <w:fldChar w:fldCharType="end"/>
              </w:r>
              <w:r w:rsidRPr="003E06CD" w:rsidDel="002A60DA">
                <w:rPr>
                  <w:rStyle w:val="Hyperlink"/>
                  <w:noProof/>
                </w:rPr>
                <w:fldChar w:fldCharType="end"/>
              </w:r>
            </w:del>
          </w:ins>
        </w:p>
        <w:p w14:paraId="65CF25A5" w14:textId="4414EA38" w:rsidR="0078654E" w:rsidDel="002A60DA" w:rsidRDefault="005F3F8E" w:rsidP="002A60DA">
          <w:pPr>
            <w:pStyle w:val="TOCHeading"/>
            <w:jc w:val="center"/>
            <w:rPr>
              <w:ins w:id="207" w:author="Boni" w:date="2014-09-08T03:08:00Z"/>
              <w:del w:id="208" w:author="Andrija Ilic" w:date="2015-09-06T19:34:00Z"/>
              <w:rFonts w:asciiTheme="minorHAnsi" w:eastAsiaTheme="minorEastAsia" w:hAnsiTheme="minorHAnsi"/>
              <w:noProof/>
              <w:sz w:val="22"/>
            </w:rPr>
            <w:pPrChange w:id="209" w:author="Andrija Ilic" w:date="2015-09-06T19:34:00Z">
              <w:pPr>
                <w:pStyle w:val="TOC3"/>
                <w:tabs>
                  <w:tab w:val="right" w:leader="dot" w:pos="9017"/>
                </w:tabs>
              </w:pPr>
            </w:pPrChange>
          </w:pPr>
          <w:ins w:id="210" w:author="Boni" w:date="2014-09-08T03:08:00Z">
            <w:del w:id="211"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_Toc397909082 \h </w:delInstrText>
              </w:r>
            </w:del>
          </w:ins>
          <w:del w:id="212" w:author="Andrija Ilic" w:date="2015-09-06T19:34:00Z">
            <w:r w:rsidDel="002A60DA">
              <w:rPr>
                <w:noProof/>
                <w:webHidden/>
              </w:rPr>
            </w:r>
            <w:r w:rsidDel="002A60DA">
              <w:rPr>
                <w:noProof/>
                <w:webHidden/>
              </w:rPr>
              <w:fldChar w:fldCharType="separate"/>
            </w:r>
          </w:del>
          <w:ins w:id="213" w:author="Boni" w:date="2014-09-08T03:08:00Z">
            <w:del w:id="214" w:author="Andrija Ilic" w:date="2015-09-06T19:34:00Z">
              <w:r w:rsidR="0078654E" w:rsidDel="002A60DA">
                <w:rPr>
                  <w:noProof/>
                  <w:webHidden/>
                </w:rPr>
                <w:delText>47</w:delText>
              </w:r>
              <w:r w:rsidDel="002A60DA">
                <w:rPr>
                  <w:noProof/>
                  <w:webHidden/>
                </w:rPr>
                <w:fldChar w:fldCharType="end"/>
              </w:r>
              <w:r w:rsidRPr="003E06CD" w:rsidDel="002A60DA">
                <w:rPr>
                  <w:rStyle w:val="Hyperlink"/>
                  <w:noProof/>
                </w:rPr>
                <w:fldChar w:fldCharType="end"/>
              </w:r>
            </w:del>
          </w:ins>
        </w:p>
        <w:p w14:paraId="56E42838" w14:textId="4D50F462" w:rsidR="0078654E" w:rsidDel="002A60DA" w:rsidRDefault="005F3F8E" w:rsidP="002A60DA">
          <w:pPr>
            <w:pStyle w:val="TOCHeading"/>
            <w:jc w:val="center"/>
            <w:rPr>
              <w:ins w:id="215" w:author="Boni" w:date="2014-09-08T03:08:00Z"/>
              <w:del w:id="216" w:author="Andrija Ilic" w:date="2015-09-06T19:34:00Z"/>
              <w:rFonts w:asciiTheme="minorHAnsi" w:eastAsiaTheme="minorEastAsia" w:hAnsiTheme="minorHAnsi"/>
              <w:noProof/>
              <w:sz w:val="22"/>
            </w:rPr>
            <w:pPrChange w:id="217" w:author="Andrija Ilic" w:date="2015-09-06T19:34:00Z">
              <w:pPr>
                <w:pStyle w:val="TOC3"/>
                <w:tabs>
                  <w:tab w:val="right" w:leader="dot" w:pos="9017"/>
                </w:tabs>
              </w:pPr>
            </w:pPrChange>
          </w:pPr>
          <w:ins w:id="218" w:author="Boni" w:date="2014-09-08T03:08:00Z">
            <w:del w:id="219"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_Toc397909083 \h </w:delInstrText>
              </w:r>
            </w:del>
          </w:ins>
          <w:del w:id="220" w:author="Andrija Ilic" w:date="2015-09-06T19:34:00Z">
            <w:r w:rsidDel="002A60DA">
              <w:rPr>
                <w:noProof/>
                <w:webHidden/>
              </w:rPr>
            </w:r>
            <w:r w:rsidDel="002A60DA">
              <w:rPr>
                <w:noProof/>
                <w:webHidden/>
              </w:rPr>
              <w:fldChar w:fldCharType="separate"/>
            </w:r>
          </w:del>
          <w:ins w:id="221" w:author="Boni" w:date="2014-09-08T03:08:00Z">
            <w:del w:id="222"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09E7E129" w14:textId="357B2FEA" w:rsidR="0078654E" w:rsidDel="002A60DA" w:rsidRDefault="005F3F8E" w:rsidP="002A60DA">
          <w:pPr>
            <w:pStyle w:val="TOCHeading"/>
            <w:jc w:val="center"/>
            <w:rPr>
              <w:ins w:id="223" w:author="Boni" w:date="2014-09-08T03:08:00Z"/>
              <w:del w:id="224" w:author="Andrija Ilic" w:date="2015-09-06T19:34:00Z"/>
              <w:rFonts w:asciiTheme="minorHAnsi" w:eastAsiaTheme="minorEastAsia" w:hAnsiTheme="minorHAnsi"/>
              <w:noProof/>
              <w:sz w:val="22"/>
            </w:rPr>
            <w:pPrChange w:id="225" w:author="Andrija Ilic" w:date="2015-09-06T19:34:00Z">
              <w:pPr>
                <w:pStyle w:val="TOC3"/>
                <w:tabs>
                  <w:tab w:val="right" w:leader="dot" w:pos="9017"/>
                </w:tabs>
              </w:pPr>
            </w:pPrChange>
          </w:pPr>
          <w:ins w:id="226" w:author="Boni" w:date="2014-09-08T03:08:00Z">
            <w:del w:id="227"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_Toc397909084 \h </w:delInstrText>
              </w:r>
            </w:del>
          </w:ins>
          <w:del w:id="228" w:author="Andrija Ilic" w:date="2015-09-06T19:34:00Z">
            <w:r w:rsidDel="002A60DA">
              <w:rPr>
                <w:noProof/>
                <w:webHidden/>
              </w:rPr>
            </w:r>
            <w:r w:rsidDel="002A60DA">
              <w:rPr>
                <w:noProof/>
                <w:webHidden/>
              </w:rPr>
              <w:fldChar w:fldCharType="separate"/>
            </w:r>
          </w:del>
          <w:ins w:id="229" w:author="Boni" w:date="2014-09-08T03:08:00Z">
            <w:del w:id="230" w:author="Andrija Ilic" w:date="2015-09-06T19:34:00Z">
              <w:r w:rsidR="0078654E" w:rsidDel="002A60DA">
                <w:rPr>
                  <w:noProof/>
                  <w:webHidden/>
                </w:rPr>
                <w:delText>50</w:delText>
              </w:r>
              <w:r w:rsidDel="002A60DA">
                <w:rPr>
                  <w:noProof/>
                  <w:webHidden/>
                </w:rPr>
                <w:fldChar w:fldCharType="end"/>
              </w:r>
              <w:r w:rsidRPr="003E06CD" w:rsidDel="002A60DA">
                <w:rPr>
                  <w:rStyle w:val="Hyperlink"/>
                  <w:noProof/>
                </w:rPr>
                <w:fldChar w:fldCharType="end"/>
              </w:r>
            </w:del>
          </w:ins>
        </w:p>
        <w:p w14:paraId="1FB59C31" w14:textId="6268F462" w:rsidR="0078654E" w:rsidDel="002A60DA" w:rsidRDefault="005F3F8E" w:rsidP="002A60DA">
          <w:pPr>
            <w:pStyle w:val="TOCHeading"/>
            <w:jc w:val="center"/>
            <w:rPr>
              <w:ins w:id="231" w:author="Boni" w:date="2014-09-08T03:08:00Z"/>
              <w:del w:id="232" w:author="Andrija Ilic" w:date="2015-09-06T19:34:00Z"/>
              <w:rFonts w:asciiTheme="minorHAnsi" w:eastAsiaTheme="minorEastAsia" w:hAnsiTheme="minorHAnsi"/>
              <w:noProof/>
              <w:sz w:val="22"/>
            </w:rPr>
            <w:pPrChange w:id="233" w:author="Andrija Ilic" w:date="2015-09-06T19:34:00Z">
              <w:pPr>
                <w:pStyle w:val="TOC2"/>
                <w:tabs>
                  <w:tab w:val="right" w:leader="dot" w:pos="9017"/>
                </w:tabs>
              </w:pPr>
            </w:pPrChange>
          </w:pPr>
          <w:ins w:id="234" w:author="Boni" w:date="2014-09-08T03:08:00Z">
            <w:del w:id="235"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_Toc397909085 \h </w:delInstrText>
              </w:r>
            </w:del>
          </w:ins>
          <w:del w:id="236" w:author="Andrija Ilic" w:date="2015-09-06T19:34:00Z">
            <w:r w:rsidDel="002A60DA">
              <w:rPr>
                <w:noProof/>
                <w:webHidden/>
              </w:rPr>
            </w:r>
            <w:r w:rsidDel="002A60DA">
              <w:rPr>
                <w:noProof/>
                <w:webHidden/>
              </w:rPr>
              <w:fldChar w:fldCharType="separate"/>
            </w:r>
          </w:del>
          <w:ins w:id="237" w:author="Boni" w:date="2014-09-08T03:08:00Z">
            <w:del w:id="238" w:author="Andrija Ilic" w:date="2015-09-06T19:34:00Z">
              <w:r w:rsidR="0078654E" w:rsidDel="002A60DA">
                <w:rPr>
                  <w:noProof/>
                  <w:webHidden/>
                </w:rPr>
                <w:delText>61</w:delText>
              </w:r>
              <w:r w:rsidDel="002A60DA">
                <w:rPr>
                  <w:noProof/>
                  <w:webHidden/>
                </w:rPr>
                <w:fldChar w:fldCharType="end"/>
              </w:r>
              <w:r w:rsidRPr="003E06CD" w:rsidDel="002A60DA">
                <w:rPr>
                  <w:rStyle w:val="Hyperlink"/>
                  <w:noProof/>
                </w:rPr>
                <w:fldChar w:fldCharType="end"/>
              </w:r>
            </w:del>
          </w:ins>
        </w:p>
        <w:p w14:paraId="1535C36B" w14:textId="37C4B0B1" w:rsidR="0078654E" w:rsidDel="002A60DA" w:rsidRDefault="005F3F8E" w:rsidP="002A60DA">
          <w:pPr>
            <w:pStyle w:val="TOCHeading"/>
            <w:jc w:val="center"/>
            <w:rPr>
              <w:ins w:id="239" w:author="Boni" w:date="2014-09-08T03:08:00Z"/>
              <w:del w:id="240" w:author="Andrija Ilic" w:date="2015-09-06T19:34:00Z"/>
              <w:rFonts w:asciiTheme="minorHAnsi" w:eastAsiaTheme="minorEastAsia" w:hAnsiTheme="minorHAnsi"/>
              <w:noProof/>
              <w:sz w:val="22"/>
            </w:rPr>
            <w:pPrChange w:id="241" w:author="Andrija Ilic" w:date="2015-09-06T19:34:00Z">
              <w:pPr>
                <w:pStyle w:val="TOC2"/>
                <w:tabs>
                  <w:tab w:val="right" w:leader="dot" w:pos="9017"/>
                </w:tabs>
              </w:pPr>
            </w:pPrChange>
          </w:pPr>
          <w:ins w:id="242" w:author="Boni" w:date="2014-09-08T03:08:00Z">
            <w:del w:id="243" w:author="Andrija Ilic" w:date="2015-09-06T19:34:00Z">
              <w:r w:rsidRPr="003E06CD" w:rsidDel="002A60DA">
                <w:rPr>
                  <w:rStyle w:val="Hyperlink"/>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noProof/>
                </w:rPr>
                <w:fldChar w:fldCharType="separate"/>
              </w:r>
              <w:r w:rsidR="0078654E" w:rsidRPr="003E06CD" w:rsidDel="002A60DA">
                <w:rPr>
                  <w:rStyle w:val="Hyperlink"/>
                  <w:noProof/>
                </w:rPr>
                <w:delText>3.5 Закључак</w:delText>
              </w:r>
              <w:r w:rsidR="0078654E" w:rsidDel="002A60DA">
                <w:rPr>
                  <w:noProof/>
                  <w:webHidden/>
                </w:rPr>
                <w:tab/>
              </w:r>
              <w:r w:rsidDel="002A60DA">
                <w:rPr>
                  <w:noProof/>
                  <w:webHidden/>
                </w:rPr>
                <w:fldChar w:fldCharType="begin"/>
              </w:r>
              <w:r w:rsidR="0078654E" w:rsidDel="002A60DA">
                <w:rPr>
                  <w:noProof/>
                  <w:webHidden/>
                </w:rPr>
                <w:delInstrText xml:space="preserve"> PAGEREF _Toc397909086 \h </w:delInstrText>
              </w:r>
            </w:del>
          </w:ins>
          <w:del w:id="244" w:author="Andrija Ilic" w:date="2015-09-06T19:34:00Z">
            <w:r w:rsidDel="002A60DA">
              <w:rPr>
                <w:noProof/>
                <w:webHidden/>
              </w:rPr>
            </w:r>
            <w:r w:rsidDel="002A60DA">
              <w:rPr>
                <w:noProof/>
                <w:webHidden/>
              </w:rPr>
              <w:fldChar w:fldCharType="separate"/>
            </w:r>
          </w:del>
          <w:ins w:id="245" w:author="Boni" w:date="2014-09-08T03:08:00Z">
            <w:del w:id="246" w:author="Andrija Ilic" w:date="2015-09-06T19:34:00Z">
              <w:r w:rsidR="0078654E" w:rsidDel="002A60DA">
                <w:rPr>
                  <w:noProof/>
                  <w:webHidden/>
                </w:rPr>
                <w:delText>63</w:delText>
              </w:r>
              <w:r w:rsidDel="002A60DA">
                <w:rPr>
                  <w:noProof/>
                  <w:webHidden/>
                </w:rPr>
                <w:fldChar w:fldCharType="end"/>
              </w:r>
              <w:r w:rsidRPr="003E06CD" w:rsidDel="002A60DA">
                <w:rPr>
                  <w:rStyle w:val="Hyperlink"/>
                  <w:noProof/>
                </w:rPr>
                <w:fldChar w:fldCharType="end"/>
              </w:r>
            </w:del>
          </w:ins>
        </w:p>
        <w:p w14:paraId="4A969B84" w14:textId="2AA95EA9" w:rsidR="00623D48" w:rsidDel="002A60DA" w:rsidRDefault="005F3F8E" w:rsidP="002A60DA">
          <w:pPr>
            <w:pStyle w:val="TOCHeading"/>
            <w:jc w:val="center"/>
            <w:rPr>
              <w:del w:id="247" w:author="Andrija Ilic" w:date="2015-09-06T19:34:00Z"/>
              <w:rFonts w:asciiTheme="minorHAnsi" w:eastAsiaTheme="minorEastAsia" w:hAnsiTheme="minorHAnsi"/>
              <w:noProof/>
              <w:sz w:val="22"/>
            </w:rPr>
            <w:pPrChange w:id="248" w:author="Andrija Ilic" w:date="2015-09-06T19:34:00Z">
              <w:pPr>
                <w:pStyle w:val="TOC1"/>
                <w:tabs>
                  <w:tab w:val="right" w:leader="dot" w:pos="9017"/>
                </w:tabs>
              </w:pPr>
            </w:pPrChange>
          </w:pPr>
          <w:del w:id="249" w:author="Andrija Ilic" w:date="2015-09-06T19:34:00Z">
            <w:r w:rsidRPr="005F3F8E" w:rsidDel="002A60DA">
              <w:rPr>
                <w:rPrChange w:id="250"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rsidP="002A60DA">
          <w:pPr>
            <w:pStyle w:val="TOCHeading"/>
            <w:jc w:val="center"/>
            <w:rPr>
              <w:del w:id="251" w:author="Andrija Ilic" w:date="2015-09-06T19:34:00Z"/>
              <w:rFonts w:asciiTheme="minorHAnsi" w:eastAsiaTheme="minorEastAsia" w:hAnsiTheme="minorHAnsi"/>
              <w:noProof/>
              <w:sz w:val="22"/>
            </w:rPr>
            <w:pPrChange w:id="252" w:author="Andrija Ilic" w:date="2015-09-06T19:34:00Z">
              <w:pPr>
                <w:pStyle w:val="TOC1"/>
                <w:tabs>
                  <w:tab w:val="right" w:leader="dot" w:pos="9017"/>
                </w:tabs>
              </w:pPr>
            </w:pPrChange>
          </w:pPr>
          <w:del w:id="253" w:author="Andrija Ilic" w:date="2015-09-06T19:34:00Z">
            <w:r w:rsidRPr="005F3F8E" w:rsidDel="002A60DA">
              <w:rPr>
                <w:rPrChange w:id="254"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rsidP="002A60DA">
          <w:pPr>
            <w:pStyle w:val="TOCHeading"/>
            <w:jc w:val="center"/>
            <w:rPr>
              <w:del w:id="255" w:author="Andrija Ilic" w:date="2015-09-06T19:34:00Z"/>
              <w:rFonts w:asciiTheme="minorHAnsi" w:eastAsiaTheme="minorEastAsia" w:hAnsiTheme="minorHAnsi"/>
              <w:noProof/>
              <w:sz w:val="22"/>
            </w:rPr>
            <w:pPrChange w:id="256" w:author="Andrija Ilic" w:date="2015-09-06T19:34:00Z">
              <w:pPr>
                <w:pStyle w:val="TOC2"/>
                <w:tabs>
                  <w:tab w:val="right" w:leader="dot" w:pos="9017"/>
                </w:tabs>
              </w:pPr>
            </w:pPrChange>
          </w:pPr>
          <w:del w:id="257" w:author="Andrija Ilic" w:date="2015-09-06T19:34:00Z">
            <w:r w:rsidRPr="005F3F8E" w:rsidDel="002A60DA">
              <w:rPr>
                <w:rPrChange w:id="258"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rsidP="002A60DA">
          <w:pPr>
            <w:pStyle w:val="TOCHeading"/>
            <w:jc w:val="center"/>
            <w:rPr>
              <w:del w:id="259" w:author="Andrija Ilic" w:date="2015-09-06T19:34:00Z"/>
              <w:rFonts w:asciiTheme="minorHAnsi" w:eastAsiaTheme="minorEastAsia" w:hAnsiTheme="minorHAnsi"/>
              <w:noProof/>
              <w:sz w:val="22"/>
            </w:rPr>
            <w:pPrChange w:id="260" w:author="Andrija Ilic" w:date="2015-09-06T19:34:00Z">
              <w:pPr>
                <w:pStyle w:val="TOC3"/>
                <w:tabs>
                  <w:tab w:val="right" w:leader="dot" w:pos="9017"/>
                </w:tabs>
              </w:pPr>
            </w:pPrChange>
          </w:pPr>
          <w:del w:id="261" w:author="Andrija Ilic" w:date="2015-09-06T19:34:00Z">
            <w:r w:rsidRPr="005F3F8E" w:rsidDel="002A60DA">
              <w:rPr>
                <w:rFonts w:eastAsia="Calibri"/>
                <w:rPrChange w:id="262"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rsidP="002A60DA">
          <w:pPr>
            <w:pStyle w:val="TOCHeading"/>
            <w:jc w:val="center"/>
            <w:rPr>
              <w:del w:id="263" w:author="Andrija Ilic" w:date="2015-09-06T19:34:00Z"/>
              <w:rFonts w:asciiTheme="minorHAnsi" w:eastAsiaTheme="minorEastAsia" w:hAnsiTheme="minorHAnsi"/>
              <w:noProof/>
              <w:sz w:val="22"/>
            </w:rPr>
            <w:pPrChange w:id="264" w:author="Andrija Ilic" w:date="2015-09-06T19:34:00Z">
              <w:pPr>
                <w:pStyle w:val="TOC3"/>
                <w:tabs>
                  <w:tab w:val="right" w:leader="dot" w:pos="9017"/>
                </w:tabs>
              </w:pPr>
            </w:pPrChange>
          </w:pPr>
          <w:del w:id="265" w:author="Andrija Ilic" w:date="2015-09-06T19:34:00Z">
            <w:r w:rsidRPr="005F3F8E" w:rsidDel="002A60DA">
              <w:rPr>
                <w:rFonts w:eastAsia="Courier Std"/>
                <w:rPrChange w:id="266"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rsidP="002A60DA">
          <w:pPr>
            <w:pStyle w:val="TOCHeading"/>
            <w:jc w:val="center"/>
            <w:rPr>
              <w:del w:id="267" w:author="Andrija Ilic" w:date="2015-09-06T19:34:00Z"/>
              <w:rFonts w:asciiTheme="minorHAnsi" w:eastAsiaTheme="minorEastAsia" w:hAnsiTheme="minorHAnsi"/>
              <w:noProof/>
              <w:sz w:val="22"/>
            </w:rPr>
            <w:pPrChange w:id="268" w:author="Andrija Ilic" w:date="2015-09-06T19:34:00Z">
              <w:pPr>
                <w:pStyle w:val="TOC2"/>
                <w:tabs>
                  <w:tab w:val="right" w:leader="dot" w:pos="9017"/>
                </w:tabs>
              </w:pPr>
            </w:pPrChange>
          </w:pPr>
          <w:del w:id="269" w:author="Andrija Ilic" w:date="2015-09-06T19:34:00Z">
            <w:r w:rsidRPr="005F3F8E" w:rsidDel="002A60DA">
              <w:rPr>
                <w:rFonts w:eastAsia="Courier Std"/>
                <w:rPrChange w:id="270"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rsidP="002A60DA">
          <w:pPr>
            <w:pStyle w:val="TOCHeading"/>
            <w:jc w:val="center"/>
            <w:rPr>
              <w:del w:id="271" w:author="Andrija Ilic" w:date="2015-09-06T19:34:00Z"/>
              <w:rFonts w:asciiTheme="minorHAnsi" w:eastAsiaTheme="minorEastAsia" w:hAnsiTheme="minorHAnsi"/>
              <w:noProof/>
              <w:sz w:val="22"/>
            </w:rPr>
            <w:pPrChange w:id="272" w:author="Andrija Ilic" w:date="2015-09-06T19:34:00Z">
              <w:pPr>
                <w:pStyle w:val="TOC3"/>
                <w:tabs>
                  <w:tab w:val="right" w:leader="dot" w:pos="9017"/>
                </w:tabs>
              </w:pPr>
            </w:pPrChange>
          </w:pPr>
          <w:del w:id="273" w:author="Andrija Ilic" w:date="2015-09-06T19:34:00Z">
            <w:r w:rsidRPr="005F3F8E" w:rsidDel="002A60DA">
              <w:rPr>
                <w:rFonts w:eastAsia="Courier Std"/>
                <w:rPrChange w:id="274"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rsidP="002A60DA">
          <w:pPr>
            <w:pStyle w:val="TOCHeading"/>
            <w:jc w:val="center"/>
            <w:rPr>
              <w:del w:id="275" w:author="Andrija Ilic" w:date="2015-09-06T19:34:00Z"/>
              <w:rFonts w:asciiTheme="minorHAnsi" w:eastAsiaTheme="minorEastAsia" w:hAnsiTheme="minorHAnsi"/>
              <w:noProof/>
              <w:sz w:val="22"/>
            </w:rPr>
            <w:pPrChange w:id="276" w:author="Andrija Ilic" w:date="2015-09-06T19:34:00Z">
              <w:pPr>
                <w:pStyle w:val="TOC3"/>
                <w:tabs>
                  <w:tab w:val="right" w:leader="dot" w:pos="9017"/>
                </w:tabs>
              </w:pPr>
            </w:pPrChange>
          </w:pPr>
          <w:del w:id="277" w:author="Andrija Ilic" w:date="2015-09-06T19:34:00Z">
            <w:r w:rsidRPr="005F3F8E" w:rsidDel="002A60DA">
              <w:rPr>
                <w:rFonts w:eastAsia="Courier Std"/>
                <w:rPrChange w:id="278"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rsidP="002A60DA">
          <w:pPr>
            <w:pStyle w:val="TOCHeading"/>
            <w:jc w:val="center"/>
            <w:rPr>
              <w:del w:id="279" w:author="Andrija Ilic" w:date="2015-09-06T19:34:00Z"/>
              <w:rFonts w:asciiTheme="minorHAnsi" w:eastAsiaTheme="minorEastAsia" w:hAnsiTheme="minorHAnsi"/>
              <w:noProof/>
              <w:sz w:val="22"/>
            </w:rPr>
            <w:pPrChange w:id="280" w:author="Andrija Ilic" w:date="2015-09-06T19:34:00Z">
              <w:pPr>
                <w:pStyle w:val="TOC3"/>
                <w:tabs>
                  <w:tab w:val="right" w:leader="dot" w:pos="9017"/>
                </w:tabs>
              </w:pPr>
            </w:pPrChange>
          </w:pPr>
          <w:del w:id="281" w:author="Andrija Ilic" w:date="2015-09-06T19:34:00Z">
            <w:r w:rsidRPr="005F3F8E" w:rsidDel="002A60DA">
              <w:rPr>
                <w:rFonts w:eastAsia="Courier Std"/>
                <w:rPrChange w:id="282"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rsidP="002A60DA">
          <w:pPr>
            <w:pStyle w:val="TOCHeading"/>
            <w:jc w:val="center"/>
            <w:rPr>
              <w:del w:id="283" w:author="Andrija Ilic" w:date="2015-09-06T19:34:00Z"/>
              <w:rFonts w:asciiTheme="minorHAnsi" w:eastAsiaTheme="minorEastAsia" w:hAnsiTheme="minorHAnsi"/>
              <w:noProof/>
              <w:sz w:val="22"/>
            </w:rPr>
            <w:pPrChange w:id="284" w:author="Andrija Ilic" w:date="2015-09-06T19:34:00Z">
              <w:pPr>
                <w:pStyle w:val="TOC1"/>
                <w:tabs>
                  <w:tab w:val="right" w:leader="dot" w:pos="9017"/>
                </w:tabs>
              </w:pPr>
            </w:pPrChange>
          </w:pPr>
          <w:del w:id="285" w:author="Andrija Ilic" w:date="2015-09-06T19:34:00Z">
            <w:r w:rsidRPr="005F3F8E" w:rsidDel="002A60DA">
              <w:rPr>
                <w:rPrChange w:id="286"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rsidP="002A60DA">
          <w:pPr>
            <w:pStyle w:val="TOCHeading"/>
            <w:jc w:val="center"/>
            <w:rPr>
              <w:del w:id="287" w:author="Andrija Ilic" w:date="2015-09-06T19:34:00Z"/>
              <w:rFonts w:asciiTheme="minorHAnsi" w:eastAsiaTheme="minorEastAsia" w:hAnsiTheme="minorHAnsi"/>
              <w:noProof/>
              <w:sz w:val="22"/>
            </w:rPr>
            <w:pPrChange w:id="288" w:author="Andrija Ilic" w:date="2015-09-06T19:34:00Z">
              <w:pPr>
                <w:pStyle w:val="TOC2"/>
                <w:tabs>
                  <w:tab w:val="right" w:leader="dot" w:pos="9017"/>
                </w:tabs>
              </w:pPr>
            </w:pPrChange>
          </w:pPr>
          <w:del w:id="289" w:author="Andrija Ilic" w:date="2015-09-06T19:34:00Z">
            <w:r w:rsidRPr="005F3F8E" w:rsidDel="002A60DA">
              <w:rPr>
                <w:rPrChange w:id="290"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rsidP="002A60DA">
          <w:pPr>
            <w:pStyle w:val="TOCHeading"/>
            <w:jc w:val="center"/>
            <w:rPr>
              <w:del w:id="291" w:author="Andrija Ilic" w:date="2015-09-06T19:34:00Z"/>
              <w:rFonts w:asciiTheme="minorHAnsi" w:eastAsiaTheme="minorEastAsia" w:hAnsiTheme="minorHAnsi"/>
              <w:noProof/>
              <w:sz w:val="22"/>
            </w:rPr>
            <w:pPrChange w:id="292" w:author="Andrija Ilic" w:date="2015-09-06T19:34:00Z">
              <w:pPr>
                <w:pStyle w:val="TOC3"/>
                <w:tabs>
                  <w:tab w:val="right" w:leader="dot" w:pos="9017"/>
                </w:tabs>
              </w:pPr>
            </w:pPrChange>
          </w:pPr>
          <w:del w:id="293" w:author="Andrija Ilic" w:date="2015-09-06T19:34:00Z">
            <w:r w:rsidRPr="005F3F8E" w:rsidDel="002A60DA">
              <w:rPr>
                <w:rPrChange w:id="294"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rsidP="002A60DA">
          <w:pPr>
            <w:pStyle w:val="TOCHeading"/>
            <w:jc w:val="center"/>
            <w:rPr>
              <w:del w:id="295" w:author="Andrija Ilic" w:date="2015-09-06T19:34:00Z"/>
              <w:rFonts w:asciiTheme="minorHAnsi" w:eastAsiaTheme="minorEastAsia" w:hAnsiTheme="minorHAnsi"/>
              <w:noProof/>
              <w:sz w:val="22"/>
            </w:rPr>
            <w:pPrChange w:id="296" w:author="Andrija Ilic" w:date="2015-09-06T19:34:00Z">
              <w:pPr>
                <w:pStyle w:val="TOC3"/>
                <w:tabs>
                  <w:tab w:val="right" w:leader="dot" w:pos="9017"/>
                </w:tabs>
              </w:pPr>
            </w:pPrChange>
          </w:pPr>
          <w:del w:id="297" w:author="Andrija Ilic" w:date="2015-09-06T19:34:00Z">
            <w:r w:rsidRPr="005F3F8E" w:rsidDel="002A60DA">
              <w:rPr>
                <w:rPrChange w:id="298"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rsidP="002A60DA">
          <w:pPr>
            <w:pStyle w:val="TOCHeading"/>
            <w:jc w:val="center"/>
            <w:rPr>
              <w:del w:id="299" w:author="Andrija Ilic" w:date="2015-09-06T19:34:00Z"/>
              <w:rFonts w:asciiTheme="minorHAnsi" w:eastAsiaTheme="minorEastAsia" w:hAnsiTheme="minorHAnsi"/>
              <w:noProof/>
              <w:sz w:val="22"/>
            </w:rPr>
            <w:pPrChange w:id="300" w:author="Andrija Ilic" w:date="2015-09-06T19:34:00Z">
              <w:pPr>
                <w:pStyle w:val="TOC2"/>
                <w:tabs>
                  <w:tab w:val="right" w:leader="dot" w:pos="9017"/>
                </w:tabs>
              </w:pPr>
            </w:pPrChange>
          </w:pPr>
          <w:del w:id="301" w:author="Andrija Ilic" w:date="2015-09-06T19:34:00Z">
            <w:r w:rsidRPr="005F3F8E" w:rsidDel="002A60DA">
              <w:rPr>
                <w:rPrChange w:id="302"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rsidP="002A60DA">
          <w:pPr>
            <w:pStyle w:val="TOCHeading"/>
            <w:jc w:val="center"/>
            <w:rPr>
              <w:del w:id="303" w:author="Andrija Ilic" w:date="2015-09-06T19:34:00Z"/>
              <w:rFonts w:asciiTheme="minorHAnsi" w:eastAsiaTheme="minorEastAsia" w:hAnsiTheme="minorHAnsi"/>
              <w:noProof/>
              <w:sz w:val="22"/>
            </w:rPr>
            <w:pPrChange w:id="304" w:author="Andrija Ilic" w:date="2015-09-06T19:34:00Z">
              <w:pPr>
                <w:pStyle w:val="TOC3"/>
                <w:tabs>
                  <w:tab w:val="right" w:leader="dot" w:pos="9017"/>
                </w:tabs>
              </w:pPr>
            </w:pPrChange>
          </w:pPr>
          <w:del w:id="305" w:author="Andrija Ilic" w:date="2015-09-06T19:34:00Z">
            <w:r w:rsidRPr="005F3F8E" w:rsidDel="002A60DA">
              <w:rPr>
                <w:rPrChange w:id="306"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rsidP="002A60DA">
          <w:pPr>
            <w:pStyle w:val="TOCHeading"/>
            <w:jc w:val="center"/>
            <w:rPr>
              <w:del w:id="307" w:author="Andrija Ilic" w:date="2015-09-06T19:34:00Z"/>
              <w:rFonts w:asciiTheme="minorHAnsi" w:eastAsiaTheme="minorEastAsia" w:hAnsiTheme="minorHAnsi"/>
              <w:noProof/>
              <w:sz w:val="22"/>
            </w:rPr>
            <w:pPrChange w:id="308" w:author="Andrija Ilic" w:date="2015-09-06T19:34:00Z">
              <w:pPr>
                <w:pStyle w:val="TOC4"/>
                <w:tabs>
                  <w:tab w:val="right" w:leader="dot" w:pos="9017"/>
                </w:tabs>
              </w:pPr>
            </w:pPrChange>
          </w:pPr>
          <w:del w:id="309" w:author="Andrija Ilic" w:date="2015-09-06T19:34:00Z">
            <w:r w:rsidRPr="005F3F8E" w:rsidDel="002A60DA">
              <w:rPr>
                <w:rPrChange w:id="310"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rsidP="002A60DA">
          <w:pPr>
            <w:pStyle w:val="TOCHeading"/>
            <w:jc w:val="center"/>
            <w:rPr>
              <w:del w:id="311" w:author="Andrija Ilic" w:date="2015-09-06T19:34:00Z"/>
              <w:rFonts w:asciiTheme="minorHAnsi" w:eastAsiaTheme="minorEastAsia" w:hAnsiTheme="minorHAnsi"/>
              <w:noProof/>
              <w:sz w:val="22"/>
            </w:rPr>
            <w:pPrChange w:id="312" w:author="Andrija Ilic" w:date="2015-09-06T19:34:00Z">
              <w:pPr>
                <w:pStyle w:val="TOC4"/>
                <w:tabs>
                  <w:tab w:val="right" w:leader="dot" w:pos="9017"/>
                </w:tabs>
              </w:pPr>
            </w:pPrChange>
          </w:pPr>
          <w:del w:id="313" w:author="Andrija Ilic" w:date="2015-09-06T19:34:00Z">
            <w:r w:rsidRPr="005F3F8E" w:rsidDel="002A60DA">
              <w:rPr>
                <w:rPrChange w:id="314"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rsidP="002A60DA">
          <w:pPr>
            <w:pStyle w:val="TOCHeading"/>
            <w:jc w:val="center"/>
            <w:rPr>
              <w:del w:id="315" w:author="Andrija Ilic" w:date="2015-09-06T19:34:00Z"/>
              <w:rFonts w:asciiTheme="minorHAnsi" w:eastAsiaTheme="minorEastAsia" w:hAnsiTheme="minorHAnsi"/>
              <w:noProof/>
              <w:sz w:val="22"/>
            </w:rPr>
            <w:pPrChange w:id="316" w:author="Andrija Ilic" w:date="2015-09-06T19:34:00Z">
              <w:pPr>
                <w:pStyle w:val="TOC3"/>
                <w:tabs>
                  <w:tab w:val="right" w:leader="dot" w:pos="9017"/>
                </w:tabs>
              </w:pPr>
            </w:pPrChange>
          </w:pPr>
          <w:del w:id="317" w:author="Andrija Ilic" w:date="2015-09-06T19:34:00Z">
            <w:r w:rsidRPr="005F3F8E" w:rsidDel="002A60DA">
              <w:rPr>
                <w:rPrChange w:id="318"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rsidP="002A60DA">
          <w:pPr>
            <w:pStyle w:val="TOCHeading"/>
            <w:jc w:val="center"/>
            <w:rPr>
              <w:del w:id="319" w:author="Andrija Ilic" w:date="2015-09-06T19:34:00Z"/>
              <w:rFonts w:asciiTheme="minorHAnsi" w:eastAsiaTheme="minorEastAsia" w:hAnsiTheme="minorHAnsi"/>
              <w:noProof/>
              <w:sz w:val="22"/>
            </w:rPr>
            <w:pPrChange w:id="320" w:author="Andrija Ilic" w:date="2015-09-06T19:34:00Z">
              <w:pPr>
                <w:pStyle w:val="TOC4"/>
                <w:tabs>
                  <w:tab w:val="right" w:leader="dot" w:pos="9017"/>
                </w:tabs>
              </w:pPr>
            </w:pPrChange>
          </w:pPr>
          <w:del w:id="321" w:author="Andrija Ilic" w:date="2015-09-06T19:34:00Z">
            <w:r w:rsidRPr="005F3F8E" w:rsidDel="002A60DA">
              <w:rPr>
                <w:rPrChange w:id="322"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rsidP="002A60DA">
          <w:pPr>
            <w:pStyle w:val="TOCHeading"/>
            <w:jc w:val="center"/>
            <w:rPr>
              <w:del w:id="323" w:author="Andrija Ilic" w:date="2015-09-06T19:34:00Z"/>
              <w:rFonts w:asciiTheme="minorHAnsi" w:eastAsiaTheme="minorEastAsia" w:hAnsiTheme="minorHAnsi"/>
              <w:noProof/>
              <w:sz w:val="22"/>
            </w:rPr>
            <w:pPrChange w:id="324" w:author="Andrija Ilic" w:date="2015-09-06T19:34:00Z">
              <w:pPr>
                <w:pStyle w:val="TOC4"/>
                <w:tabs>
                  <w:tab w:val="right" w:leader="dot" w:pos="9017"/>
                </w:tabs>
              </w:pPr>
            </w:pPrChange>
          </w:pPr>
          <w:del w:id="325" w:author="Andrija Ilic" w:date="2015-09-06T19:34:00Z">
            <w:r w:rsidRPr="005F3F8E" w:rsidDel="002A60DA">
              <w:rPr>
                <w:rPrChange w:id="326"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rsidP="002A60DA">
          <w:pPr>
            <w:pStyle w:val="TOCHeading"/>
            <w:jc w:val="center"/>
            <w:rPr>
              <w:del w:id="327" w:author="Andrija Ilic" w:date="2015-09-06T19:34:00Z"/>
              <w:rFonts w:asciiTheme="minorHAnsi" w:eastAsiaTheme="minorEastAsia" w:hAnsiTheme="minorHAnsi"/>
              <w:noProof/>
              <w:sz w:val="22"/>
            </w:rPr>
            <w:pPrChange w:id="328" w:author="Andrija Ilic" w:date="2015-09-06T19:34:00Z">
              <w:pPr>
                <w:pStyle w:val="TOC2"/>
                <w:tabs>
                  <w:tab w:val="right" w:leader="dot" w:pos="9017"/>
                </w:tabs>
              </w:pPr>
            </w:pPrChange>
          </w:pPr>
          <w:del w:id="329" w:author="Andrija Ilic" w:date="2015-09-06T19:34:00Z">
            <w:r w:rsidRPr="005F3F8E" w:rsidDel="002A60DA">
              <w:rPr>
                <w:rPrChange w:id="330"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rsidP="002A60DA">
          <w:pPr>
            <w:pStyle w:val="TOCHeading"/>
            <w:jc w:val="center"/>
            <w:rPr>
              <w:del w:id="331" w:author="Andrija Ilic" w:date="2015-09-06T19:34:00Z"/>
              <w:rFonts w:asciiTheme="minorHAnsi" w:eastAsiaTheme="minorEastAsia" w:hAnsiTheme="minorHAnsi"/>
              <w:noProof/>
              <w:sz w:val="22"/>
            </w:rPr>
            <w:pPrChange w:id="332" w:author="Andrija Ilic" w:date="2015-09-06T19:34:00Z">
              <w:pPr>
                <w:pStyle w:val="TOC3"/>
                <w:tabs>
                  <w:tab w:val="right" w:leader="dot" w:pos="9017"/>
                </w:tabs>
              </w:pPr>
            </w:pPrChange>
          </w:pPr>
          <w:del w:id="333" w:author="Andrija Ilic" w:date="2015-09-06T19:34:00Z">
            <w:r w:rsidRPr="005F3F8E" w:rsidDel="002A60DA">
              <w:rPr>
                <w:rPrChange w:id="334"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rsidP="002A60DA">
          <w:pPr>
            <w:pStyle w:val="TOCHeading"/>
            <w:jc w:val="center"/>
            <w:rPr>
              <w:del w:id="335" w:author="Andrija Ilic" w:date="2015-09-06T19:34:00Z"/>
              <w:rFonts w:asciiTheme="minorHAnsi" w:eastAsiaTheme="minorEastAsia" w:hAnsiTheme="minorHAnsi"/>
              <w:noProof/>
              <w:sz w:val="22"/>
            </w:rPr>
            <w:pPrChange w:id="336" w:author="Andrija Ilic" w:date="2015-09-06T19:34:00Z">
              <w:pPr>
                <w:pStyle w:val="TOC3"/>
                <w:tabs>
                  <w:tab w:val="right" w:leader="dot" w:pos="9017"/>
                </w:tabs>
              </w:pPr>
            </w:pPrChange>
          </w:pPr>
          <w:del w:id="337" w:author="Andrija Ilic" w:date="2015-09-06T19:34:00Z">
            <w:r w:rsidRPr="005F3F8E" w:rsidDel="002A60DA">
              <w:rPr>
                <w:rPrChange w:id="338"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rsidP="002A60DA">
          <w:pPr>
            <w:pStyle w:val="TOCHeading"/>
            <w:jc w:val="center"/>
            <w:rPr>
              <w:del w:id="339" w:author="Andrija Ilic" w:date="2015-09-06T19:34:00Z"/>
              <w:rFonts w:asciiTheme="minorHAnsi" w:eastAsiaTheme="minorEastAsia" w:hAnsiTheme="minorHAnsi"/>
              <w:noProof/>
              <w:sz w:val="22"/>
            </w:rPr>
            <w:pPrChange w:id="340" w:author="Andrija Ilic" w:date="2015-09-06T19:34:00Z">
              <w:pPr>
                <w:pStyle w:val="TOC3"/>
                <w:tabs>
                  <w:tab w:val="right" w:leader="dot" w:pos="9017"/>
                </w:tabs>
              </w:pPr>
            </w:pPrChange>
          </w:pPr>
          <w:del w:id="341" w:author="Andrija Ilic" w:date="2015-09-06T19:34:00Z">
            <w:r w:rsidRPr="005F3F8E" w:rsidDel="002A60DA">
              <w:rPr>
                <w:rPrChange w:id="342"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rsidP="002A60DA">
          <w:pPr>
            <w:pStyle w:val="TOCHeading"/>
            <w:jc w:val="center"/>
            <w:rPr>
              <w:del w:id="343" w:author="Andrija Ilic" w:date="2015-09-06T19:34:00Z"/>
              <w:rFonts w:asciiTheme="minorHAnsi" w:eastAsiaTheme="minorEastAsia" w:hAnsiTheme="minorHAnsi"/>
              <w:noProof/>
              <w:sz w:val="22"/>
            </w:rPr>
            <w:pPrChange w:id="344" w:author="Andrija Ilic" w:date="2015-09-06T19:34:00Z">
              <w:pPr>
                <w:pStyle w:val="TOC3"/>
                <w:tabs>
                  <w:tab w:val="right" w:leader="dot" w:pos="9017"/>
                </w:tabs>
              </w:pPr>
            </w:pPrChange>
          </w:pPr>
          <w:del w:id="345" w:author="Andrija Ilic" w:date="2015-09-06T19:34:00Z">
            <w:r w:rsidRPr="005F3F8E" w:rsidDel="002A60DA">
              <w:rPr>
                <w:rPrChange w:id="346"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rsidP="002A60DA">
          <w:pPr>
            <w:pStyle w:val="TOCHeading"/>
            <w:jc w:val="center"/>
            <w:rPr>
              <w:del w:id="347" w:author="Andrija Ilic" w:date="2015-09-06T19:34:00Z"/>
              <w:rFonts w:asciiTheme="minorHAnsi" w:eastAsiaTheme="minorEastAsia" w:hAnsiTheme="minorHAnsi"/>
              <w:noProof/>
              <w:sz w:val="22"/>
            </w:rPr>
            <w:pPrChange w:id="348" w:author="Andrija Ilic" w:date="2015-09-06T19:34:00Z">
              <w:pPr>
                <w:pStyle w:val="TOC3"/>
                <w:tabs>
                  <w:tab w:val="right" w:leader="dot" w:pos="9017"/>
                </w:tabs>
              </w:pPr>
            </w:pPrChange>
          </w:pPr>
          <w:del w:id="349" w:author="Andrija Ilic" w:date="2015-09-06T19:34:00Z">
            <w:r w:rsidRPr="005F3F8E" w:rsidDel="002A60DA">
              <w:rPr>
                <w:rPrChange w:id="350"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rsidP="002A60DA">
          <w:pPr>
            <w:pStyle w:val="TOCHeading"/>
            <w:jc w:val="center"/>
            <w:rPr>
              <w:del w:id="351" w:author="Andrija Ilic" w:date="2015-09-06T19:34:00Z"/>
              <w:rFonts w:asciiTheme="minorHAnsi" w:eastAsiaTheme="minorEastAsia" w:hAnsiTheme="minorHAnsi"/>
              <w:noProof/>
              <w:sz w:val="22"/>
            </w:rPr>
            <w:pPrChange w:id="352" w:author="Andrija Ilic" w:date="2015-09-06T19:34:00Z">
              <w:pPr>
                <w:pStyle w:val="TOC3"/>
                <w:tabs>
                  <w:tab w:val="right" w:leader="dot" w:pos="9017"/>
                </w:tabs>
              </w:pPr>
            </w:pPrChange>
          </w:pPr>
          <w:del w:id="353" w:author="Andrija Ilic" w:date="2015-09-06T19:34:00Z">
            <w:r w:rsidRPr="005F3F8E" w:rsidDel="002A60DA">
              <w:rPr>
                <w:rPrChange w:id="354"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rsidP="002A60DA">
          <w:pPr>
            <w:pStyle w:val="TOCHeading"/>
            <w:jc w:val="center"/>
            <w:rPr>
              <w:del w:id="355" w:author="Andrija Ilic" w:date="2015-09-06T19:34:00Z"/>
              <w:rFonts w:asciiTheme="minorHAnsi" w:eastAsiaTheme="minorEastAsia" w:hAnsiTheme="minorHAnsi"/>
              <w:noProof/>
              <w:sz w:val="22"/>
            </w:rPr>
            <w:pPrChange w:id="356" w:author="Andrija Ilic" w:date="2015-09-06T19:34:00Z">
              <w:pPr>
                <w:pStyle w:val="TOC3"/>
                <w:tabs>
                  <w:tab w:val="right" w:leader="dot" w:pos="9017"/>
                </w:tabs>
              </w:pPr>
            </w:pPrChange>
          </w:pPr>
          <w:del w:id="357" w:author="Andrija Ilic" w:date="2015-09-06T19:34:00Z">
            <w:r w:rsidRPr="005F3F8E" w:rsidDel="002A60DA">
              <w:rPr>
                <w:rPrChange w:id="358"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rsidP="002A60DA">
          <w:pPr>
            <w:pStyle w:val="TOCHeading"/>
            <w:jc w:val="center"/>
            <w:rPr>
              <w:del w:id="359" w:author="Andrija Ilic" w:date="2015-09-06T19:34:00Z"/>
              <w:rFonts w:asciiTheme="minorHAnsi" w:eastAsiaTheme="minorEastAsia" w:hAnsiTheme="minorHAnsi"/>
              <w:noProof/>
              <w:sz w:val="22"/>
            </w:rPr>
            <w:pPrChange w:id="360" w:author="Andrija Ilic" w:date="2015-09-06T19:34:00Z">
              <w:pPr>
                <w:pStyle w:val="TOC3"/>
                <w:tabs>
                  <w:tab w:val="right" w:leader="dot" w:pos="9017"/>
                </w:tabs>
              </w:pPr>
            </w:pPrChange>
          </w:pPr>
          <w:del w:id="361" w:author="Andrija Ilic" w:date="2015-09-06T19:34:00Z">
            <w:r w:rsidRPr="005F3F8E" w:rsidDel="002A60DA">
              <w:rPr>
                <w:rPrChange w:id="362"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rsidP="002A60DA">
          <w:pPr>
            <w:pStyle w:val="TOCHeading"/>
            <w:jc w:val="center"/>
            <w:rPr>
              <w:del w:id="363" w:author="Andrija Ilic" w:date="2015-09-06T19:34:00Z"/>
              <w:rFonts w:asciiTheme="minorHAnsi" w:eastAsiaTheme="minorEastAsia" w:hAnsiTheme="minorHAnsi"/>
              <w:noProof/>
              <w:sz w:val="22"/>
            </w:rPr>
            <w:pPrChange w:id="364" w:author="Andrija Ilic" w:date="2015-09-06T19:34:00Z">
              <w:pPr>
                <w:pStyle w:val="TOC2"/>
                <w:tabs>
                  <w:tab w:val="right" w:leader="dot" w:pos="9017"/>
                </w:tabs>
              </w:pPr>
            </w:pPrChange>
          </w:pPr>
          <w:del w:id="365" w:author="Andrija Ilic" w:date="2015-09-06T19:34:00Z">
            <w:r w:rsidRPr="005F3F8E" w:rsidDel="002A60DA">
              <w:rPr>
                <w:rPrChange w:id="366"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rsidP="002A60DA">
          <w:pPr>
            <w:pStyle w:val="TOCHeading"/>
            <w:jc w:val="center"/>
            <w:rPr>
              <w:del w:id="367" w:author="Andrija Ilic" w:date="2015-09-06T19:34:00Z"/>
              <w:rFonts w:asciiTheme="minorHAnsi" w:eastAsiaTheme="minorEastAsia" w:hAnsiTheme="minorHAnsi"/>
              <w:noProof/>
              <w:sz w:val="22"/>
            </w:rPr>
            <w:pPrChange w:id="368" w:author="Andrija Ilic" w:date="2015-09-06T19:34:00Z">
              <w:pPr>
                <w:pStyle w:val="TOC2"/>
                <w:tabs>
                  <w:tab w:val="right" w:leader="dot" w:pos="9017"/>
                </w:tabs>
              </w:pPr>
            </w:pPrChange>
          </w:pPr>
          <w:del w:id="369" w:author="Andrija Ilic" w:date="2015-09-06T19:34:00Z">
            <w:r w:rsidRPr="005F3F8E" w:rsidDel="002A60DA">
              <w:rPr>
                <w:rPrChange w:id="370"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rsidP="002A60DA">
          <w:pPr>
            <w:pStyle w:val="TOCHeading"/>
            <w:jc w:val="center"/>
            <w:pPrChange w:id="371" w:author="Andrija Ilic" w:date="2015-09-06T19:34:00Z">
              <w:pPr/>
            </w:pPrChange>
          </w:pPr>
          <w:del w:id="372" w:author="Andrija Ilic" w:date="2015-09-06T19:34:00Z">
            <w:r w:rsidDel="002A60DA">
              <w:fldChar w:fldCharType="end"/>
            </w:r>
          </w:del>
        </w:p>
      </w:sdtContent>
    </w:sdt>
    <w:p w14:paraId="1B8B3315" w14:textId="77777777" w:rsidR="00252993" w:rsidRDefault="00252993">
      <w:pPr>
        <w:pStyle w:val="Heading1"/>
        <w:rPr>
          <w:ins w:id="373" w:author="Boni" w:date="2014-09-08T00:02:00Z"/>
          <w:bCs w:val="0"/>
        </w:rPr>
        <w:pPrChange w:id="374" w:author="Boni" w:date="2014-09-08T03:08:00Z">
          <w:pPr>
            <w:pStyle w:val="Heading1"/>
            <w:jc w:val="center"/>
          </w:pPr>
        </w:pPrChange>
      </w:pPr>
      <w:bookmarkStart w:id="375" w:name="_Toc395217749"/>
      <w:bookmarkStart w:id="376" w:name="_Toc395217802"/>
    </w:p>
    <w:p w14:paraId="4633699F" w14:textId="56D9A14C" w:rsidR="0032784A" w:rsidRDefault="00E724D0" w:rsidP="002A60DA">
      <w:pPr>
        <w:pStyle w:val="Heading1"/>
        <w:numPr>
          <w:ilvl w:val="0"/>
          <w:numId w:val="49"/>
        </w:numPr>
        <w:jc w:val="center"/>
        <w:rPr>
          <w:ins w:id="377" w:author="Andrija Ilic" w:date="2015-09-06T19:35:00Z"/>
        </w:rPr>
        <w:pPrChange w:id="378" w:author="Andrija Ilic" w:date="2015-09-06T19:35:00Z">
          <w:pPr>
            <w:pStyle w:val="Heading1"/>
            <w:jc w:val="center"/>
          </w:pPr>
        </w:pPrChange>
      </w:pPr>
      <w:bookmarkStart w:id="379" w:name="_Toc397909058"/>
      <w:del w:id="380" w:author="Andrija Ilic" w:date="2015-09-06T19:35:00Z">
        <w:r w:rsidRPr="00E724D0" w:rsidDel="002A60DA">
          <w:rPr>
            <w:bCs w:val="0"/>
          </w:rPr>
          <w:delText>1.</w:delText>
        </w:r>
        <w:r w:rsidRPr="00E724D0" w:rsidDel="002A60DA">
          <w:delText xml:space="preserve"> </w:delText>
        </w:r>
      </w:del>
      <w:r w:rsidR="00E9331A" w:rsidRPr="00E724D0">
        <w:t>Увод</w:t>
      </w:r>
      <w:bookmarkEnd w:id="375"/>
      <w:bookmarkEnd w:id="376"/>
      <w:bookmarkEnd w:id="379"/>
    </w:p>
    <w:p w14:paraId="507906B1" w14:textId="77777777" w:rsidR="002A60DA" w:rsidRDefault="002A60DA" w:rsidP="002A60DA">
      <w:pPr>
        <w:rPr>
          <w:ins w:id="381" w:author="Andrija Ilic" w:date="2015-09-06T19:36:00Z"/>
        </w:rPr>
        <w:pPrChange w:id="382" w:author="Andrija Ilic" w:date="2015-09-06T19:35:00Z">
          <w:pPr>
            <w:pStyle w:val="Heading1"/>
            <w:jc w:val="center"/>
          </w:pPr>
        </w:pPrChange>
      </w:pPr>
    </w:p>
    <w:p w14:paraId="0F69FD79" w14:textId="55ED6E2D" w:rsidR="002A60DA" w:rsidRDefault="002A60DA" w:rsidP="002A60DA">
      <w:pPr>
        <w:pStyle w:val="Heading1"/>
        <w:numPr>
          <w:ilvl w:val="0"/>
          <w:numId w:val="49"/>
        </w:numPr>
        <w:jc w:val="center"/>
        <w:rPr>
          <w:ins w:id="383" w:author="Andrija Ilic" w:date="2015-09-06T19:36:00Z"/>
        </w:rPr>
      </w:pPr>
      <w:ins w:id="384" w:author="Andrija Ilic" w:date="2015-09-06T19:36:00Z">
        <w:r>
          <w:t>Tapestry</w:t>
        </w:r>
        <w:bookmarkStart w:id="385" w:name="_GoBack"/>
        <w:bookmarkEnd w:id="385"/>
      </w:ins>
    </w:p>
    <w:p w14:paraId="2D8CD8E8" w14:textId="702DBF7B" w:rsidR="002A60DA" w:rsidRPr="002A60DA" w:rsidDel="002A60DA" w:rsidRDefault="002A60DA" w:rsidP="002A60DA">
      <w:pPr>
        <w:rPr>
          <w:del w:id="386" w:author="Andrija Ilic" w:date="2015-09-06T19:36:00Z"/>
          <w:rPrChange w:id="387" w:author="Andrija Ilic" w:date="2015-09-06T19:35:00Z">
            <w:rPr>
              <w:del w:id="388" w:author="Andrija Ilic" w:date="2015-09-06T19:36:00Z"/>
            </w:rPr>
          </w:rPrChange>
        </w:rPr>
        <w:pPrChange w:id="389" w:author="Andrija Ilic" w:date="2015-09-06T19:35:00Z">
          <w:pPr>
            <w:pStyle w:val="Heading1"/>
            <w:jc w:val="center"/>
          </w:pPr>
        </w:pPrChange>
      </w:pPr>
    </w:p>
    <w:p w14:paraId="3D67CD0E" w14:textId="2617B830" w:rsidR="007255E6" w:rsidRPr="007255E6" w:rsidDel="002A60DA" w:rsidRDefault="007255E6" w:rsidP="007255E6">
      <w:pPr>
        <w:rPr>
          <w:del w:id="390" w:author="Andrija Ilic" w:date="2015-09-06T19:36:00Z"/>
        </w:rPr>
      </w:pPr>
      <w:commentRangeStart w:id="391"/>
    </w:p>
    <w:p w14:paraId="52327930" w14:textId="6124276B" w:rsidR="00A2596B" w:rsidRPr="00B04DFD" w:rsidDel="002A60DA" w:rsidRDefault="007255E6" w:rsidP="007255E6">
      <w:pPr>
        <w:jc w:val="both"/>
        <w:rPr>
          <w:del w:id="392" w:author="Andrija Ilic" w:date="2015-09-06T19:35:00Z"/>
        </w:rPr>
      </w:pPr>
      <w:commentRangeStart w:id="393"/>
      <w:del w:id="394" w:author="Andrija Ilic" w:date="2015-09-06T19:35:00Z">
        <w:r w:rsidDel="002A60DA">
          <w:delText xml:space="preserve">Рад описује пројектовање </w:delText>
        </w:r>
        <w:commentRangeEnd w:id="393"/>
        <w:r w:rsidR="0060385F" w:rsidDel="002A60DA">
          <w:rPr>
            <w:rStyle w:val="CommentReference"/>
          </w:rPr>
          <w:commentReference w:id="393"/>
        </w:r>
        <w:r w:rsidDel="002A60DA">
          <w:delText>с</w:delText>
        </w:r>
      </w:del>
      <w:ins w:id="395" w:author="Boni" w:date="2014-09-08T01:07:00Z">
        <w:del w:id="396" w:author="Andrija Ilic" w:date="2015-09-06T19:35:00Z">
          <w:r w:rsidR="008C513E" w:rsidDel="002A60DA">
            <w:delText>Веб апликације омогућавају с</w:delText>
          </w:r>
        </w:del>
      </w:ins>
      <w:ins w:id="397" w:author="Boni" w:date="2014-09-08T01:08:00Z">
        <w:del w:id="398" w:author="Andrija Ilic" w:date="2015-09-06T19:35:00Z">
          <w:r w:rsidR="008C513E" w:rsidDel="002A60DA">
            <w:delText xml:space="preserve">вима да уз поседовање интернет конекције и интернет претраживача приступе </w:delText>
          </w:r>
        </w:del>
      </w:ins>
      <w:ins w:id="399" w:author="Boni" w:date="2014-09-08T01:23:00Z">
        <w:del w:id="400" w:author="Andrija Ilic" w:date="2015-09-06T19:35:00Z">
          <w:r w:rsidR="00B04DFD" w:rsidDel="002A60DA">
            <w:delText>софтвер</w:delText>
          </w:r>
        </w:del>
      </w:ins>
      <w:ins w:id="401" w:author="Boni" w:date="2014-09-08T01:24:00Z">
        <w:del w:id="402" w:author="Andrija Ilic" w:date="2015-09-06T19:35:00Z">
          <w:r w:rsidR="00B04DFD" w:rsidDel="002A60DA">
            <w:delText>ском систму</w:delText>
          </w:r>
        </w:del>
      </w:ins>
      <w:ins w:id="403" w:author="Boni" w:date="2014-09-08T01:08:00Z">
        <w:del w:id="404" w:author="Andrija Ilic" w:date="2015-09-06T19:35:00Z">
          <w:r w:rsidR="008C513E" w:rsidDel="002A60DA">
            <w:delText>.</w:delText>
          </w:r>
        </w:del>
      </w:ins>
      <w:ins w:id="405" w:author="Boni" w:date="2014-09-08T01:11:00Z">
        <w:del w:id="406"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407" w:author="Boni" w:date="2014-09-08T01:13:00Z">
        <w:del w:id="408" w:author="Andrija Ilic" w:date="2015-09-06T19:35:00Z">
          <w:r w:rsidR="00A2596B" w:rsidDel="002A60DA">
            <w:delText>.</w:delText>
          </w:r>
        </w:del>
      </w:ins>
      <w:ins w:id="409" w:author="Boni" w:date="2014-09-08T01:08:00Z">
        <w:del w:id="410" w:author="Andrija Ilic" w:date="2015-09-06T19:35:00Z">
          <w:r w:rsidR="008C513E" w:rsidDel="002A60DA">
            <w:delText xml:space="preserve"> </w:delText>
          </w:r>
        </w:del>
      </w:ins>
      <w:ins w:id="411" w:author="Boni" w:date="2014-09-08T01:13:00Z">
        <w:del w:id="412" w:author="Andrija Ilic" w:date="2015-09-06T19:35:00Z">
          <w:r w:rsidR="00A2596B" w:rsidDel="002A60DA">
            <w:delText>С</w:delText>
          </w:r>
        </w:del>
      </w:ins>
      <w:del w:id="413" w:author="Andrija Ilic" w:date="2015-09-06T19:35:00Z">
        <w:r w:rsidDel="002A60DA">
          <w:delText>офтверског система за праћење продаје</w:delText>
        </w:r>
      </w:del>
      <w:ins w:id="414" w:author="Boni" w:date="2014-09-08T01:13:00Z">
        <w:del w:id="415" w:author="Andrija Ilic" w:date="2015-09-06T19:35:00Z">
          <w:r w:rsidR="00A2596B" w:rsidDel="002A60DA">
            <w:delText xml:space="preserve"> клијентима </w:delText>
          </w:r>
        </w:del>
      </w:ins>
      <w:ins w:id="416" w:author="Boni" w:date="2014-09-08T01:14:00Z">
        <w:del w:id="417" w:author="Andrija Ilic" w:date="2015-09-06T19:35:00Z">
          <w:r w:rsidR="00A2596B" w:rsidDel="002A60DA">
            <w:delText>пружа могућности продаје робе и услуга физичким и правним лицима</w:delText>
          </w:r>
        </w:del>
      </w:ins>
      <w:del w:id="418" w:author="Andrija Ilic" w:date="2015-09-06T19:35:00Z">
        <w:r w:rsidDel="002A60DA">
          <w:delText>.</w:delText>
        </w:r>
      </w:del>
      <w:ins w:id="419" w:author="Boni" w:date="2014-09-08T01:15:00Z">
        <w:del w:id="420" w:author="Andrija Ilic" w:date="2015-09-06T19:35:00Z">
          <w:r w:rsidR="00A2596B" w:rsidDel="002A60DA">
            <w:delText xml:space="preserve"> </w:delText>
          </w:r>
        </w:del>
      </w:ins>
      <w:ins w:id="421" w:author="Boni" w:date="2014-09-08T01:25:00Z">
        <w:del w:id="422"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423" w:author="Boni" w:date="2014-09-08T01:26:00Z">
        <w:del w:id="424" w:author="Andrija Ilic" w:date="2015-09-06T19:35:00Z">
          <w:r w:rsidR="00B04DFD" w:rsidDel="002A60DA">
            <w:delText>.</w:delText>
          </w:r>
        </w:del>
      </w:ins>
      <w:del w:id="425" w:author="Andrija Ilic" w:date="2015-09-06T19:35:00Z">
        <w:r w:rsidDel="002A60DA">
          <w:delText xml:space="preserve"> У развоју </w:delText>
        </w:r>
      </w:del>
      <w:ins w:id="426" w:author="Boni" w:date="2014-09-08T01:16:00Z">
        <w:del w:id="427" w:author="Andrija Ilic" w:date="2015-09-06T19:35:00Z">
          <w:r w:rsidR="00A2596B" w:rsidDel="002A60DA">
            <w:delText xml:space="preserve">овог система </w:delText>
          </w:r>
        </w:del>
      </w:ins>
      <w:del w:id="428" w:author="Andrija Ilic" w:date="2015-09-06T19:35:00Z">
        <w:r w:rsidDel="002A60DA">
          <w:delText xml:space="preserve">је </w:delText>
        </w:r>
        <w:commentRangeStart w:id="429"/>
        <w:r w:rsidDel="002A60DA">
          <w:delText xml:space="preserve">коришћена </w:delText>
        </w:r>
      </w:del>
      <w:ins w:id="430" w:author="Boni" w:date="2014-09-08T01:16:00Z">
        <w:del w:id="431" w:author="Andrija Ilic" w:date="2015-09-06T19:35:00Z">
          <w:r w:rsidR="00A2596B" w:rsidDel="002A60DA">
            <w:delText xml:space="preserve">је </w:delText>
          </w:r>
        </w:del>
      </w:ins>
      <w:ins w:id="432" w:author="Boni" w:date="2014-09-06T20:12:00Z">
        <w:del w:id="433" w:author="Andrija Ilic" w:date="2015-09-06T19:35:00Z">
          <w:r w:rsidR="00B42DB3" w:rsidDel="002A60DA">
            <w:delText xml:space="preserve">упрошћена </w:delText>
          </w:r>
        </w:del>
      </w:ins>
      <w:del w:id="434" w:author="Andrija Ilic" w:date="2015-09-06T19:35:00Z">
        <w:r w:rsidDel="002A60DA">
          <w:delText>Ларманова метода</w:delText>
        </w:r>
        <w:commentRangeEnd w:id="429"/>
        <w:r w:rsidR="0060385F" w:rsidDel="002A60DA">
          <w:rPr>
            <w:rStyle w:val="CommentReference"/>
          </w:rPr>
          <w:commentReference w:id="429"/>
        </w:r>
        <w:r w:rsidDel="002A60DA">
          <w:delText>, са акцентом на фази имплементације у којој је коришћен Tapestry 5 оквир са додатком jQuery компонената.</w:delText>
        </w:r>
      </w:del>
      <w:ins w:id="435" w:author="Boni" w:date="2014-09-07T01:08:00Z">
        <w:del w:id="436" w:author="Andrija Ilic" w:date="2015-09-06T19:35:00Z">
          <w:r w:rsidR="00536B2B" w:rsidDel="002A60DA">
            <w:delText xml:space="preserve"> Кори</w:delText>
          </w:r>
        </w:del>
      </w:ins>
      <w:ins w:id="437" w:author="Boni" w:date="2014-09-07T01:09:00Z">
        <w:del w:id="438" w:author="Andrija Ilic" w:date="2015-09-06T19:35:00Z">
          <w:r w:rsidR="00536B2B" w:rsidDel="002A60DA">
            <w:delText xml:space="preserve">шћењем </w:delText>
          </w:r>
        </w:del>
      </w:ins>
      <w:ins w:id="439" w:author="Boni" w:date="2014-09-08T00:13:00Z">
        <w:del w:id="440" w:author="Andrija Ilic" w:date="2015-09-06T19:35:00Z">
          <w:r w:rsidR="009C6E04" w:rsidDel="002A60DA">
            <w:delText xml:space="preserve">овог оквира </w:delText>
          </w:r>
        </w:del>
      </w:ins>
      <w:ins w:id="441" w:author="Boni" w:date="2014-09-08T01:03:00Z">
        <w:del w:id="442" w:author="Andrija Ilic" w:date="2015-09-06T19:35:00Z">
          <w:r w:rsidR="008C513E" w:rsidDel="002A60DA">
            <w:delText>лако је раслојити делове једне веб апликације на њен кориснички интерфејс, по</w:delText>
          </w:r>
        </w:del>
      </w:ins>
      <w:ins w:id="443" w:author="Boni" w:date="2014-09-08T01:20:00Z">
        <w:del w:id="444" w:author="Andrija Ilic" w:date="2015-09-06T19:35:00Z">
          <w:r w:rsidR="00A2596B" w:rsidDel="002A60DA">
            <w:delText>с</w:delText>
          </w:r>
        </w:del>
      </w:ins>
      <w:ins w:id="445" w:author="Boni" w:date="2014-09-08T01:03:00Z">
        <w:del w:id="446" w:author="Andrija Ilic" w:date="2015-09-06T19:35:00Z">
          <w:r w:rsidR="008C513E" w:rsidDel="002A60DA">
            <w:delText xml:space="preserve">ловну логику и </w:delText>
          </w:r>
        </w:del>
      </w:ins>
      <w:ins w:id="447" w:author="Boni" w:date="2014-09-08T01:05:00Z">
        <w:del w:id="448"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449" w:author="Boni" w:date="2014-09-08T01:06:00Z">
        <w:del w:id="450" w:author="Andrija Ilic" w:date="2015-09-06T19:35:00Z">
          <w:r w:rsidR="008C513E" w:rsidDel="002A60DA">
            <w:delText>е тих страница и сервисе који се измеђуосталог могу искористити за комуникацију са базом</w:delText>
          </w:r>
        </w:del>
      </w:ins>
      <w:ins w:id="451" w:author="Boni" w:date="2014-09-08T01:17:00Z">
        <w:del w:id="452" w:author="Andrija Ilic" w:date="2015-09-06T19:35:00Z">
          <w:r w:rsidR="00A2596B" w:rsidDel="002A60DA">
            <w:delText>. Клијент</w:delText>
          </w:r>
        </w:del>
      </w:ins>
      <w:ins w:id="453" w:author="Boni" w:date="2014-09-08T01:18:00Z">
        <w:del w:id="454" w:author="Andrija Ilic" w:date="2015-09-06T19:35:00Z">
          <w:r w:rsidR="00A2596B" w:rsidDel="002A60DA">
            <w:delText xml:space="preserve">ски интерфејс се састоји из компонената </w:delText>
          </w:r>
        </w:del>
      </w:ins>
      <w:ins w:id="455" w:author="Boni" w:date="2014-09-08T01:19:00Z">
        <w:del w:id="456" w:author="Andrija Ilic" w:date="2015-09-06T19:35:00Z">
          <w:r w:rsidR="00A2596B" w:rsidDel="002A60DA">
            <w:delText>чија се намена и понашање временом устали</w:delText>
          </w:r>
        </w:del>
      </w:ins>
      <w:ins w:id="457" w:author="Boni" w:date="2014-09-08T01:20:00Z">
        <w:del w:id="458" w:author="Andrija Ilic" w:date="2015-09-06T19:35:00Z">
          <w:r w:rsidR="00A2596B" w:rsidDel="002A60DA">
            <w:delText>ло. Зато су оне унутар ок</w:delText>
          </w:r>
        </w:del>
      </w:ins>
      <w:ins w:id="459" w:author="Boni" w:date="2014-09-08T01:21:00Z">
        <w:del w:id="460" w:author="Andrija Ilic" w:date="2015-09-06T19:35:00Z">
          <w:r w:rsidR="00A2596B" w:rsidDel="002A60DA">
            <w:delText xml:space="preserve">вира предефинисане и </w:delText>
          </w:r>
        </w:del>
      </w:ins>
      <w:ins w:id="461" w:author="Boni" w:date="2014-09-08T01:26:00Z">
        <w:del w:id="462" w:author="Andrija Ilic" w:date="2015-09-06T19:35:00Z">
          <w:r w:rsidR="00B04DFD" w:rsidDel="002A60DA">
            <w:delText>р</w:delText>
          </w:r>
        </w:del>
      </w:ins>
      <w:ins w:id="463" w:author="Boni" w:date="2014-09-08T01:21:00Z">
        <w:del w:id="464" w:author="Andrija Ilic" w:date="2015-09-06T19:35:00Z">
          <w:r w:rsidR="00A2596B" w:rsidDel="002A60DA">
            <w:delText xml:space="preserve">уковање тим компонентама </w:delText>
          </w:r>
          <w:r w:rsidR="00B04DFD" w:rsidDel="002A60DA">
            <w:delText>је јасно дефинисано</w:delText>
          </w:r>
        </w:del>
      </w:ins>
      <w:ins w:id="465" w:author="Boni" w:date="2014-09-08T01:22:00Z">
        <w:del w:id="466" w:author="Andrija Ilic" w:date="2015-09-06T19:35:00Z">
          <w:r w:rsidR="00B04DFD" w:rsidDel="002A60DA">
            <w:delText xml:space="preserve">. Оне су основни елемент сваке странице клијентског </w:delText>
          </w:r>
        </w:del>
      </w:ins>
      <w:ins w:id="467" w:author="Boni" w:date="2014-09-08T01:23:00Z">
        <w:del w:id="468"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391"/>
    <w:p w14:paraId="755FFDE0" w14:textId="6329A0FE" w:rsidR="007255E6" w:rsidRPr="007255E6" w:rsidDel="002A60DA" w:rsidRDefault="0060385F" w:rsidP="007255E6">
      <w:pPr>
        <w:jc w:val="both"/>
        <w:rPr>
          <w:del w:id="469" w:author="Andrija Ilic" w:date="2015-09-06T19:35:00Z"/>
        </w:rPr>
      </w:pPr>
      <w:del w:id="470" w:author="Andrija Ilic" w:date="2015-09-06T19:35:00Z">
        <w:r w:rsidDel="002A60DA">
          <w:rPr>
            <w:rStyle w:val="CommentReference"/>
          </w:rPr>
          <w:commentReference w:id="391"/>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471" w:author="Andrija Ilic" w:date="2015-09-06T19:35:00Z"/>
        </w:rPr>
      </w:pPr>
      <w:del w:id="472"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473" w:author="Andrija Ilic" w:date="2015-09-06T19:35:00Z"/>
        </w:rPr>
      </w:pPr>
      <w:del w:id="474"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475" w:author="Boni" w:date="2014-09-07T00:56:00Z">
        <w:del w:id="476" w:author="Andrija Ilic" w:date="2015-09-06T19:35:00Z">
          <w:r w:rsidR="000549F1" w:rsidDel="002A60DA">
            <w:delText xml:space="preserve">су </w:delText>
          </w:r>
        </w:del>
      </w:ins>
      <w:del w:id="477"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478" w:author="Andrija Ilic" w:date="2015-09-06T19:35:00Z"/>
        </w:rPr>
      </w:pPr>
      <w:commentRangeStart w:id="479"/>
      <w:del w:id="480" w:author="Andrija Ilic" w:date="2015-09-06T19:35:00Z">
        <w:r w:rsidDel="002A60DA">
          <w:delText>Језгро система представља Tapestry оквир.</w:delText>
        </w:r>
      </w:del>
      <w:ins w:id="481" w:author="Boni" w:date="2014-09-07T01:10:00Z">
        <w:del w:id="482" w:author="Andrija Ilic" w:date="2015-09-06T19:35:00Z">
          <w:r w:rsidR="00536B2B" w:rsidDel="002A60DA">
            <w:delText xml:space="preserve"> </w:delText>
          </w:r>
        </w:del>
      </w:ins>
      <w:ins w:id="483" w:author="Boni" w:date="2014-09-07T01:13:00Z">
        <w:del w:id="484" w:author="Andrija Ilic" w:date="2015-09-06T19:35:00Z">
          <w:r w:rsidR="00536B2B" w:rsidDel="002A60DA">
            <w:delText xml:space="preserve">Креирање web апликације </w:delText>
          </w:r>
        </w:del>
      </w:ins>
      <w:del w:id="485" w:author="Andrija Ilic" w:date="2015-09-06T19:35:00Z">
        <w:r w:rsidDel="002A60DA">
          <w:delText xml:space="preserve"> Целокупни Http протокол је под његовом контролом. </w:delText>
        </w:r>
      </w:del>
      <w:ins w:id="486" w:author="Boni" w:date="2014-09-08T00:15:00Z">
        <w:del w:id="487" w:author="Andrija Ilic" w:date="2015-09-06T19:35:00Z">
          <w:r w:rsidR="009C6E04" w:rsidDel="002A60DA">
            <w:delText xml:space="preserve">Из угла корисника </w:delText>
          </w:r>
        </w:del>
      </w:ins>
      <w:ins w:id="488" w:author="Boni" w:date="2014-09-08T00:16:00Z">
        <w:del w:id="489" w:author="Andrija Ilic" w:date="2015-09-06T19:35:00Z">
          <w:r w:rsidR="009C6E04" w:rsidDel="002A60DA">
            <w:delText>систем се састоји из веб страница</w:delText>
          </w:r>
          <w:r w:rsidR="005F5A0D" w:rsidDel="002A60DA">
            <w:delText xml:space="preserve"> са којима </w:delText>
          </w:r>
        </w:del>
      </w:ins>
      <w:ins w:id="490" w:author="Boni" w:date="2014-09-08T00:17:00Z">
        <w:del w:id="491" w:author="Andrija Ilic" w:date="2015-09-06T19:35:00Z">
          <w:r w:rsidR="005F5A0D" w:rsidDel="002A60DA">
            <w:delText>остварују интеракцију. Сваки догађај изазван од стране корисника</w:delText>
          </w:r>
        </w:del>
      </w:ins>
      <w:ins w:id="492" w:author="Boni" w:date="2014-09-08T00:18:00Z">
        <w:del w:id="493" w:author="Andrija Ilic" w:date="2015-09-06T19:35:00Z">
          <w:r w:rsidR="005F5A0D" w:rsidDel="002A60DA">
            <w:delText xml:space="preserve"> обрађује се унутар контролера странице. </w:delText>
          </w:r>
        </w:del>
      </w:ins>
      <w:ins w:id="494" w:author="Boni" w:date="2014-09-08T00:19:00Z">
        <w:del w:id="495" w:author="Andrija Ilic" w:date="2015-09-06T19:35:00Z">
          <w:r w:rsidR="005F5A0D" w:rsidDel="002A60DA">
            <w:delText xml:space="preserve">Ови конторолери су ништа друго до POJO класе. </w:delText>
          </w:r>
        </w:del>
      </w:ins>
      <w:del w:id="496"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497" w:author="Andrija Ilic" w:date="2015-09-06T19:35:00Z"/>
        </w:rPr>
      </w:pPr>
      <w:del w:id="498"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479"/>
    <w:p w14:paraId="26C90807" w14:textId="2C58248F" w:rsidR="007255E6" w:rsidDel="002A60DA" w:rsidRDefault="0060385F" w:rsidP="007255E6">
      <w:pPr>
        <w:jc w:val="both"/>
        <w:rPr>
          <w:del w:id="499" w:author="Andrija Ilic" w:date="2015-09-06T19:35:00Z"/>
          <w:sz w:val="22"/>
        </w:rPr>
      </w:pPr>
      <w:del w:id="500" w:author="Andrija Ilic" w:date="2015-09-06T19:35:00Z">
        <w:r w:rsidDel="002A60DA">
          <w:rPr>
            <w:rStyle w:val="CommentReference"/>
          </w:rPr>
          <w:commentReference w:id="479"/>
        </w:r>
      </w:del>
      <w:ins w:id="501" w:author="Boni" w:date="2014-09-06T20:14:00Z">
        <w:del w:id="502" w:author="Andrija Ilic" w:date="2015-09-06T19:35:00Z">
          <w:r w:rsidR="004971E7" w:rsidRPr="007255E6" w:rsidDel="002A60DA">
            <w:delText xml:space="preserve"> </w:delText>
          </w:r>
        </w:del>
      </w:ins>
      <w:del w:id="503"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504"/>
        <w:r w:rsidR="007255E6" w:rsidRPr="007255E6" w:rsidDel="002A60DA">
          <w:delText>разматра</w:delText>
        </w:r>
        <w:r w:rsidR="007255E6" w:rsidDel="002A60DA">
          <w:delText>њ</w:delText>
        </w:r>
        <w:r w:rsidR="007255E6" w:rsidRPr="007255E6" w:rsidDel="002A60DA">
          <w:delText xml:space="preserve">а </w:delText>
        </w:r>
        <w:commentRangeEnd w:id="504"/>
        <w:r w:rsidDel="002A60DA">
          <w:rPr>
            <w:rStyle w:val="CommentReference"/>
          </w:rPr>
          <w:commentReference w:id="504"/>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505" w:author="Andrija Ilic" w:date="2015-09-06T19:35:00Z"/>
          <w:sz w:val="22"/>
        </w:rPr>
      </w:pPr>
    </w:p>
    <w:p w14:paraId="52E0BBBE" w14:textId="4B81369C" w:rsidR="00CE5988" w:rsidDel="002A60DA" w:rsidRDefault="00CE5988" w:rsidP="007255E6">
      <w:pPr>
        <w:jc w:val="both"/>
        <w:rPr>
          <w:del w:id="506" w:author="Andrija Ilic" w:date="2015-09-06T19:35:00Z"/>
          <w:sz w:val="22"/>
        </w:rPr>
      </w:pPr>
    </w:p>
    <w:p w14:paraId="128F4CA8" w14:textId="3718CE79" w:rsidR="00CE5988" w:rsidDel="002A60DA" w:rsidRDefault="00CE5988" w:rsidP="007255E6">
      <w:pPr>
        <w:jc w:val="both"/>
        <w:rPr>
          <w:del w:id="507" w:author="Andrija Ilic" w:date="2015-09-06T19:35:00Z"/>
          <w:sz w:val="22"/>
        </w:rPr>
      </w:pPr>
    </w:p>
    <w:p w14:paraId="1E7C7A56" w14:textId="4DB5BC97" w:rsidR="00CE5988" w:rsidRPr="00CE5988" w:rsidDel="002A60DA" w:rsidRDefault="00CE5988" w:rsidP="007255E6">
      <w:pPr>
        <w:jc w:val="both"/>
        <w:rPr>
          <w:del w:id="508" w:author="Andrija Ilic" w:date="2015-09-06T19:35:00Z"/>
        </w:rPr>
      </w:pPr>
    </w:p>
    <w:p w14:paraId="286DFCA7" w14:textId="5010D561" w:rsidR="0078654E" w:rsidDel="002A60DA" w:rsidRDefault="0078654E" w:rsidP="00B816C0">
      <w:pPr>
        <w:pStyle w:val="Heading1"/>
        <w:jc w:val="center"/>
        <w:rPr>
          <w:ins w:id="509" w:author="Boni" w:date="2014-09-08T03:09:00Z"/>
          <w:del w:id="510" w:author="Andrija Ilic" w:date="2015-09-06T19:35:00Z"/>
        </w:rPr>
      </w:pPr>
      <w:bookmarkStart w:id="511" w:name="_Toc395217750"/>
      <w:bookmarkStart w:id="512" w:name="_Toc395217803"/>
      <w:bookmarkStart w:id="513" w:name="_Toc397909059"/>
    </w:p>
    <w:p w14:paraId="1E824A1E" w14:textId="30D6D2FD" w:rsidR="0078654E" w:rsidDel="002A60DA" w:rsidRDefault="0078654E" w:rsidP="00B816C0">
      <w:pPr>
        <w:pStyle w:val="Heading1"/>
        <w:jc w:val="center"/>
        <w:rPr>
          <w:ins w:id="514" w:author="Boni" w:date="2014-09-08T03:09:00Z"/>
          <w:del w:id="515" w:author="Andrija Ilic" w:date="2015-09-06T19:35:00Z"/>
        </w:rPr>
      </w:pPr>
    </w:p>
    <w:p w14:paraId="07622443" w14:textId="3C690B34" w:rsidR="0078654E" w:rsidDel="002A60DA" w:rsidRDefault="0078654E" w:rsidP="00B816C0">
      <w:pPr>
        <w:pStyle w:val="Heading1"/>
        <w:jc w:val="center"/>
        <w:rPr>
          <w:ins w:id="516" w:author="Boni" w:date="2014-09-08T03:09:00Z"/>
          <w:del w:id="517" w:author="Andrija Ilic" w:date="2015-09-06T19:35:00Z"/>
        </w:rPr>
      </w:pPr>
    </w:p>
    <w:p w14:paraId="5B15DD21" w14:textId="24DF94D2" w:rsidR="0078654E" w:rsidDel="002A60DA" w:rsidRDefault="0078654E" w:rsidP="00B816C0">
      <w:pPr>
        <w:pStyle w:val="Heading1"/>
        <w:jc w:val="center"/>
        <w:rPr>
          <w:ins w:id="518" w:author="Boni" w:date="2014-09-08T03:09:00Z"/>
          <w:del w:id="519" w:author="Andrija Ilic" w:date="2015-09-06T19:35:00Z"/>
        </w:rPr>
      </w:pPr>
    </w:p>
    <w:p w14:paraId="70D11D11" w14:textId="305D0858" w:rsidR="0078654E" w:rsidDel="002A60DA" w:rsidRDefault="0078654E" w:rsidP="00B816C0">
      <w:pPr>
        <w:pStyle w:val="Heading1"/>
        <w:jc w:val="center"/>
        <w:rPr>
          <w:ins w:id="520" w:author="Boni" w:date="2014-09-08T03:09:00Z"/>
          <w:del w:id="521" w:author="Andrija Ilic" w:date="2015-09-06T19:35:00Z"/>
        </w:rPr>
      </w:pPr>
    </w:p>
    <w:p w14:paraId="21550C77" w14:textId="7C15D974" w:rsidR="0078654E" w:rsidDel="002A60DA" w:rsidRDefault="0078654E" w:rsidP="00B816C0">
      <w:pPr>
        <w:pStyle w:val="Heading1"/>
        <w:jc w:val="center"/>
        <w:rPr>
          <w:ins w:id="522" w:author="Boni" w:date="2014-09-08T03:09:00Z"/>
          <w:del w:id="523" w:author="Andrija Ilic" w:date="2015-09-06T19:35:00Z"/>
        </w:rPr>
      </w:pPr>
    </w:p>
    <w:p w14:paraId="56CBEB4D" w14:textId="6D442DE6" w:rsidR="0078654E" w:rsidDel="002A60DA" w:rsidRDefault="0078654E" w:rsidP="00B816C0">
      <w:pPr>
        <w:pStyle w:val="Heading1"/>
        <w:jc w:val="center"/>
        <w:rPr>
          <w:ins w:id="524" w:author="Boni" w:date="2014-09-08T03:09:00Z"/>
          <w:del w:id="525" w:author="Andrija Ilic" w:date="2015-09-06T19:35:00Z"/>
        </w:rPr>
      </w:pPr>
    </w:p>
    <w:p w14:paraId="680EBA0B" w14:textId="6BA1CD02" w:rsidR="0078654E" w:rsidDel="002A60DA" w:rsidRDefault="0078654E" w:rsidP="00B816C0">
      <w:pPr>
        <w:pStyle w:val="Heading1"/>
        <w:jc w:val="center"/>
        <w:rPr>
          <w:ins w:id="526" w:author="Boni" w:date="2014-09-08T03:09:00Z"/>
          <w:del w:id="527" w:author="Andrija Ilic" w:date="2015-09-06T19:35:00Z"/>
        </w:rPr>
      </w:pPr>
    </w:p>
    <w:p w14:paraId="1804265E" w14:textId="3942BAB1" w:rsidR="0078654E" w:rsidDel="002A60DA" w:rsidRDefault="0078654E" w:rsidP="00B816C0">
      <w:pPr>
        <w:pStyle w:val="Heading1"/>
        <w:jc w:val="center"/>
        <w:rPr>
          <w:ins w:id="528" w:author="Boni" w:date="2014-09-08T03:09:00Z"/>
          <w:del w:id="529" w:author="Andrija Ilic" w:date="2015-09-06T19:35:00Z"/>
        </w:rPr>
      </w:pPr>
    </w:p>
    <w:p w14:paraId="7240ACFA" w14:textId="5000E09B" w:rsidR="0078654E" w:rsidDel="002A60DA" w:rsidRDefault="0078654E" w:rsidP="00B816C0">
      <w:pPr>
        <w:pStyle w:val="Heading1"/>
        <w:jc w:val="center"/>
        <w:rPr>
          <w:ins w:id="530" w:author="Boni" w:date="2014-09-08T03:09:00Z"/>
          <w:del w:id="531" w:author="Andrija Ilic" w:date="2015-09-06T19:35:00Z"/>
        </w:rPr>
      </w:pPr>
    </w:p>
    <w:p w14:paraId="3638E1F1" w14:textId="4CB57F03" w:rsidR="0078654E" w:rsidDel="002A60DA" w:rsidRDefault="0078654E" w:rsidP="00B816C0">
      <w:pPr>
        <w:pStyle w:val="Heading1"/>
        <w:jc w:val="center"/>
        <w:rPr>
          <w:ins w:id="532" w:author="Boni" w:date="2014-09-08T03:09:00Z"/>
          <w:del w:id="533" w:author="Andrija Ilic" w:date="2015-09-06T19:35:00Z"/>
        </w:rPr>
      </w:pPr>
    </w:p>
    <w:p w14:paraId="3F409C6A" w14:textId="69D674B9" w:rsidR="0078654E" w:rsidDel="002A60DA" w:rsidRDefault="0078654E" w:rsidP="00B816C0">
      <w:pPr>
        <w:pStyle w:val="Heading1"/>
        <w:jc w:val="center"/>
        <w:rPr>
          <w:ins w:id="534" w:author="Boni" w:date="2014-09-08T03:09:00Z"/>
          <w:del w:id="535" w:author="Andrija Ilic" w:date="2015-09-06T19:35:00Z"/>
        </w:rPr>
      </w:pPr>
    </w:p>
    <w:p w14:paraId="2CBD5B63" w14:textId="6348C6DB" w:rsidR="0078654E" w:rsidDel="002A60DA" w:rsidRDefault="0078654E" w:rsidP="00B816C0">
      <w:pPr>
        <w:pStyle w:val="Heading1"/>
        <w:jc w:val="center"/>
        <w:rPr>
          <w:ins w:id="536" w:author="Boni" w:date="2014-09-08T03:09:00Z"/>
          <w:del w:id="537" w:author="Andrija Ilic" w:date="2015-09-06T19:35:00Z"/>
        </w:rPr>
      </w:pPr>
    </w:p>
    <w:p w14:paraId="7767A660" w14:textId="7A019DBE" w:rsidR="0078654E" w:rsidDel="002A60DA" w:rsidRDefault="0078654E" w:rsidP="00B816C0">
      <w:pPr>
        <w:pStyle w:val="Heading1"/>
        <w:jc w:val="center"/>
        <w:rPr>
          <w:ins w:id="538" w:author="Boni" w:date="2014-09-08T03:09:00Z"/>
          <w:del w:id="539" w:author="Andrija Ilic" w:date="2015-09-06T19:35:00Z"/>
        </w:rPr>
      </w:pPr>
    </w:p>
    <w:p w14:paraId="5E66A0AB" w14:textId="2B0D683A" w:rsidR="0078654E" w:rsidDel="002A60DA" w:rsidRDefault="0078654E" w:rsidP="00B816C0">
      <w:pPr>
        <w:pStyle w:val="Heading1"/>
        <w:jc w:val="center"/>
        <w:rPr>
          <w:ins w:id="540" w:author="Boni" w:date="2014-09-08T03:09:00Z"/>
          <w:del w:id="541" w:author="Andrija Ilic" w:date="2015-09-06T19:35:00Z"/>
        </w:rPr>
      </w:pPr>
    </w:p>
    <w:p w14:paraId="222E9A43" w14:textId="3C64499E" w:rsidR="0078654E" w:rsidDel="002A60DA" w:rsidRDefault="0078654E" w:rsidP="00B816C0">
      <w:pPr>
        <w:pStyle w:val="Heading1"/>
        <w:jc w:val="center"/>
        <w:rPr>
          <w:ins w:id="542" w:author="Boni" w:date="2014-09-08T03:09:00Z"/>
          <w:del w:id="543" w:author="Andrija Ilic" w:date="2015-09-06T19:35:00Z"/>
        </w:rPr>
      </w:pPr>
    </w:p>
    <w:p w14:paraId="70E0C385" w14:textId="6E69165A" w:rsidR="0078654E" w:rsidDel="002A60DA" w:rsidRDefault="0078654E" w:rsidP="00B816C0">
      <w:pPr>
        <w:pStyle w:val="Heading1"/>
        <w:jc w:val="center"/>
        <w:rPr>
          <w:ins w:id="544" w:author="Boni" w:date="2014-09-08T03:09:00Z"/>
          <w:del w:id="545" w:author="Andrija Ilic" w:date="2015-09-06T19:35:00Z"/>
        </w:rPr>
      </w:pPr>
    </w:p>
    <w:p w14:paraId="79B9B495" w14:textId="508B605F" w:rsidR="0078654E" w:rsidDel="002A60DA" w:rsidRDefault="0078654E" w:rsidP="00B816C0">
      <w:pPr>
        <w:pStyle w:val="Heading1"/>
        <w:jc w:val="center"/>
        <w:rPr>
          <w:ins w:id="546" w:author="Boni" w:date="2014-09-08T03:09:00Z"/>
          <w:del w:id="547" w:author="Andrija Ilic" w:date="2015-09-06T19:35:00Z"/>
        </w:rPr>
      </w:pPr>
    </w:p>
    <w:p w14:paraId="6451AE4A" w14:textId="0DFD0916" w:rsidR="0078654E" w:rsidDel="002A60DA" w:rsidRDefault="0078654E" w:rsidP="00B816C0">
      <w:pPr>
        <w:pStyle w:val="Heading1"/>
        <w:jc w:val="center"/>
        <w:rPr>
          <w:ins w:id="548" w:author="Boni" w:date="2014-09-08T03:09:00Z"/>
          <w:del w:id="549" w:author="Andrija Ilic" w:date="2015-09-06T19:35:00Z"/>
        </w:rPr>
      </w:pPr>
    </w:p>
    <w:p w14:paraId="2C9837F5" w14:textId="3F524C09" w:rsidR="0078654E" w:rsidDel="002A60DA" w:rsidRDefault="0078654E" w:rsidP="00B816C0">
      <w:pPr>
        <w:pStyle w:val="Heading1"/>
        <w:jc w:val="center"/>
        <w:rPr>
          <w:ins w:id="550" w:author="Boni" w:date="2014-09-08T03:09:00Z"/>
          <w:del w:id="551" w:author="Andrija Ilic" w:date="2015-09-06T19:35:00Z"/>
        </w:rPr>
      </w:pPr>
    </w:p>
    <w:p w14:paraId="66A77B22" w14:textId="533BD434" w:rsidR="0078654E" w:rsidDel="002A60DA" w:rsidRDefault="0078654E" w:rsidP="00B816C0">
      <w:pPr>
        <w:pStyle w:val="Heading1"/>
        <w:jc w:val="center"/>
        <w:rPr>
          <w:ins w:id="552" w:author="Boni" w:date="2014-09-08T03:09:00Z"/>
          <w:del w:id="553" w:author="Andrija Ilic" w:date="2015-09-06T19:35:00Z"/>
        </w:rPr>
      </w:pPr>
    </w:p>
    <w:p w14:paraId="422BABFB" w14:textId="3948AE0D" w:rsidR="0078654E" w:rsidDel="002A60DA" w:rsidRDefault="0078654E" w:rsidP="00B816C0">
      <w:pPr>
        <w:pStyle w:val="Heading1"/>
        <w:jc w:val="center"/>
        <w:rPr>
          <w:ins w:id="554" w:author="Boni" w:date="2014-09-08T03:09:00Z"/>
          <w:del w:id="555" w:author="Andrija Ilic" w:date="2015-09-06T19:35:00Z"/>
        </w:rPr>
      </w:pPr>
    </w:p>
    <w:p w14:paraId="207193DA" w14:textId="3449F66D" w:rsidR="0078654E" w:rsidDel="002A60DA" w:rsidRDefault="0078654E" w:rsidP="00B816C0">
      <w:pPr>
        <w:pStyle w:val="Heading1"/>
        <w:jc w:val="center"/>
        <w:rPr>
          <w:ins w:id="556" w:author="Boni" w:date="2014-09-08T03:09:00Z"/>
          <w:del w:id="557" w:author="Andrija Ilic" w:date="2015-09-06T19:35:00Z"/>
        </w:rPr>
      </w:pPr>
    </w:p>
    <w:p w14:paraId="4041D99A" w14:textId="7701CF7E" w:rsidR="0078654E" w:rsidDel="002A60DA" w:rsidRDefault="0078654E" w:rsidP="00B816C0">
      <w:pPr>
        <w:pStyle w:val="Heading1"/>
        <w:jc w:val="center"/>
        <w:rPr>
          <w:ins w:id="558" w:author="Boni" w:date="2014-09-08T03:09:00Z"/>
          <w:del w:id="559" w:author="Andrija Ilic" w:date="2015-09-06T19:36:00Z"/>
        </w:rPr>
      </w:pPr>
    </w:p>
    <w:p w14:paraId="3945C6C2" w14:textId="77777777" w:rsidR="0078654E" w:rsidRDefault="0078654E" w:rsidP="00B816C0">
      <w:pPr>
        <w:pStyle w:val="Heading1"/>
        <w:jc w:val="center"/>
        <w:rPr>
          <w:ins w:id="560" w:author="Boni" w:date="2014-09-08T03:09:00Z"/>
        </w:rPr>
      </w:pPr>
    </w:p>
    <w:p w14:paraId="44E6C3D6" w14:textId="78B5DDA5" w:rsidR="00E9331A" w:rsidDel="002A60DA" w:rsidRDefault="00E724D0" w:rsidP="00B816C0">
      <w:pPr>
        <w:pStyle w:val="Heading1"/>
        <w:jc w:val="center"/>
        <w:rPr>
          <w:del w:id="561" w:author="Andrija Ilic" w:date="2015-09-06T19:35:00Z"/>
        </w:rPr>
      </w:pPr>
      <w:del w:id="562" w:author="Andrija Ilic" w:date="2015-09-06T19:35:00Z">
        <w:r w:rsidDel="002A60DA">
          <w:delText xml:space="preserve">2. </w:delText>
        </w:r>
        <w:r w:rsidR="00E9331A" w:rsidDel="002A60DA">
          <w:delText>Tapestry 5.3</w:delText>
        </w:r>
        <w:bookmarkEnd w:id="511"/>
        <w:bookmarkEnd w:id="512"/>
        <w:bookmarkEnd w:id="513"/>
      </w:del>
    </w:p>
    <w:p w14:paraId="63F3CDE5" w14:textId="47C07DC2" w:rsidR="006C5206" w:rsidDel="002A60DA" w:rsidRDefault="006C5206" w:rsidP="006C5206">
      <w:pPr>
        <w:rPr>
          <w:del w:id="563" w:author="Andrija Ilic" w:date="2015-09-06T19:35:00Z"/>
        </w:rPr>
      </w:pPr>
    </w:p>
    <w:p w14:paraId="1B2EAC46" w14:textId="15FA0CE3" w:rsidR="00252993" w:rsidDel="002A60DA" w:rsidRDefault="0060385F">
      <w:pPr>
        <w:jc w:val="both"/>
        <w:rPr>
          <w:del w:id="564" w:author="Andrija Ilic" w:date="2015-09-06T19:35:00Z"/>
        </w:rPr>
        <w:pPrChange w:id="565" w:author="Boni" w:date="2014-09-07T23:04:00Z">
          <w:pPr/>
        </w:pPrChange>
      </w:pPr>
      <w:ins w:id="566" w:author="Java" w:date="2014-09-04T09:36:00Z">
        <w:del w:id="567" w:author="Andrija Ilic" w:date="2015-09-06T19:35:00Z">
          <w:r w:rsidDel="002A60DA">
            <w:delText xml:space="preserve">Tapestry </w:delText>
          </w:r>
        </w:del>
      </w:ins>
      <w:del w:id="568" w:author="Andrija Ilic" w:date="2015-09-06T19:35:00Z">
        <w:r w:rsidR="006C5206" w:rsidDel="002A60DA">
          <w:delText xml:space="preserve">Овај оквир је развијен у Java програмском језику. Представља </w:delText>
        </w:r>
        <w:commentRangeStart w:id="569"/>
        <w:r w:rsidR="006C5206" w:rsidDel="002A60DA">
          <w:delText>окружење</w:delText>
        </w:r>
      </w:del>
      <w:ins w:id="570" w:author="Boni" w:date="2014-09-07T01:15:00Z">
        <w:del w:id="571" w:author="Andrija Ilic" w:date="2015-09-06T19:35:00Z">
          <w:r w:rsidR="00536B2B" w:rsidDel="002A60DA">
            <w:delText>оквир</w:delText>
          </w:r>
        </w:del>
      </w:ins>
      <w:del w:id="572" w:author="Andrija Ilic" w:date="2015-09-06T19:35:00Z">
        <w:r w:rsidR="006C5206" w:rsidDel="002A60DA">
          <w:delText xml:space="preserve"> </w:delText>
        </w:r>
      </w:del>
      <w:commentRangeEnd w:id="569"/>
      <w:ins w:id="573" w:author="Boni" w:date="2014-09-06T20:05:00Z">
        <w:del w:id="574" w:author="Andrija Ilic" w:date="2015-09-06T19:35:00Z">
          <w:r w:rsidR="00B42DB3" w:rsidDel="002A60DA">
            <w:delText xml:space="preserve"> </w:delText>
          </w:r>
        </w:del>
      </w:ins>
      <w:del w:id="575" w:author="Andrija Ilic" w:date="2015-09-06T19:35:00Z">
        <w:r w:rsidDel="002A60DA">
          <w:rPr>
            <w:rStyle w:val="CommentReference"/>
          </w:rPr>
          <w:commentReference w:id="569"/>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576" w:author="Andrija Ilic" w:date="2015-09-06T19:35:00Z"/>
        </w:rPr>
      </w:pPr>
      <w:del w:id="577"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578" w:author="Boni" w:date="2014-09-07T23:10:00Z"/>
          <w:del w:id="579" w:author="Andrija Ilic" w:date="2015-09-06T19:35:00Z"/>
        </w:rPr>
      </w:pPr>
      <w:del w:id="580"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581" w:author="Andrija Ilic" w:date="2015-09-06T19:35:00Z"/>
        </w:rPr>
        <w:pPrChange w:id="582" w:author="Boni" w:date="2014-09-07T23:13:00Z">
          <w:pPr/>
        </w:pPrChange>
      </w:pPr>
      <w:ins w:id="583" w:author="Boni" w:date="2014-09-07T23:10:00Z">
        <w:del w:id="584"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585" w:author="Boni" w:date="2014-09-07T23:14:00Z">
        <w:del w:id="586" w:author="Andrija Ilic" w:date="2015-09-06T19:35:00Z">
          <w:r w:rsidDel="002A60DA">
            <w:delText>о</w:delText>
          </w:r>
        </w:del>
      </w:ins>
      <w:ins w:id="587" w:author="Boni" w:date="2014-09-07T23:10:00Z">
        <w:del w:id="588" w:author="Andrija Ilic" w:date="2015-09-06T19:35:00Z">
          <w:r w:rsidDel="002A60DA">
            <w:delText>сл</w:delText>
          </w:r>
        </w:del>
      </w:ins>
      <w:ins w:id="589" w:author="Boni" w:date="2014-09-07T23:11:00Z">
        <w:del w:id="590" w:author="Andrija Ilic" w:date="2015-09-06T19:35:00Z">
          <w:r w:rsidDel="002A60DA">
            <w:delText>о</w:delText>
          </w:r>
        </w:del>
      </w:ins>
      <w:ins w:id="591" w:author="Boni" w:date="2014-09-07T23:10:00Z">
        <w:del w:id="592" w:author="Andrija Ilic" w:date="2015-09-06T19:35:00Z">
          <w:r w:rsidDel="002A60DA">
            <w:delText>вне л</w:delText>
          </w:r>
        </w:del>
      </w:ins>
      <w:ins w:id="593" w:author="Boni" w:date="2014-09-07T23:11:00Z">
        <w:del w:id="594" w:author="Andrija Ilic" w:date="2015-09-06T19:35:00Z">
          <w:r w:rsidDel="002A60DA">
            <w:delText>о</w:delText>
          </w:r>
        </w:del>
      </w:ins>
      <w:ins w:id="595" w:author="Boni" w:date="2014-09-07T23:10:00Z">
        <w:del w:id="596" w:author="Andrija Ilic" w:date="2015-09-06T19:35:00Z">
          <w:r w:rsidDel="002A60DA">
            <w:delText>гике. Ов</w:delText>
          </w:r>
        </w:del>
      </w:ins>
      <w:ins w:id="597" w:author="Boni" w:date="2014-09-07T23:11:00Z">
        <w:del w:id="598" w:author="Andrija Ilic" w:date="2015-09-06T19:35:00Z">
          <w:r w:rsidDel="002A60DA">
            <w:delText>о</w:delText>
          </w:r>
        </w:del>
      </w:ins>
      <w:ins w:id="599" w:author="Boni" w:date="2014-09-07T23:10:00Z">
        <w:del w:id="600" w:author="Andrija Ilic" w:date="2015-09-06T19:35:00Z">
          <w:r w:rsidDel="002A60DA">
            <w:delText xml:space="preserve"> </w:delText>
          </w:r>
        </w:del>
      </w:ins>
      <w:ins w:id="601" w:author="Boni" w:date="2014-09-07T23:11:00Z">
        <w:del w:id="602" w:author="Andrija Ilic" w:date="2015-09-06T19:35:00Z">
          <w:r w:rsidDel="002A60DA">
            <w:delText>о</w:delText>
          </w:r>
        </w:del>
      </w:ins>
      <w:ins w:id="603" w:author="Boni" w:date="2014-09-07T23:10:00Z">
        <w:del w:id="604" w:author="Andrija Ilic" w:date="2015-09-06T19:35:00Z">
          <w:r w:rsidDel="002A60DA">
            <w:delText>дваја</w:delText>
          </w:r>
        </w:del>
      </w:ins>
      <w:ins w:id="605" w:author="Boni" w:date="2014-09-07T23:11:00Z">
        <w:del w:id="606" w:author="Andrija Ilic" w:date="2015-09-06T19:35:00Z">
          <w:r w:rsidDel="002A60DA">
            <w:delText>њ</w:delText>
          </w:r>
        </w:del>
      </w:ins>
      <w:ins w:id="607" w:author="Boni" w:date="2014-09-07T23:10:00Z">
        <w:del w:id="608" w:author="Andrija Ilic" w:date="2015-09-06T19:35:00Z">
          <w:r w:rsidDel="002A60DA">
            <w:delText xml:space="preserve">е је у Tapestry </w:delText>
          </w:r>
        </w:del>
      </w:ins>
      <w:ins w:id="609" w:author="Boni" w:date="2014-09-07T23:11:00Z">
        <w:del w:id="610" w:author="Andrija Ilic" w:date="2015-09-06T19:35:00Z">
          <w:r w:rsidDel="002A60DA">
            <w:delText>о</w:delText>
          </w:r>
        </w:del>
      </w:ins>
      <w:ins w:id="611" w:author="Boni" w:date="2014-09-07T23:10:00Z">
        <w:del w:id="612" w:author="Andrija Ilic" w:date="2015-09-06T19:35:00Z">
          <w:r w:rsidDel="002A60DA">
            <w:delText>квиру једн</w:delText>
          </w:r>
        </w:del>
      </w:ins>
      <w:ins w:id="613" w:author="Boni" w:date="2014-09-07T23:11:00Z">
        <w:del w:id="614" w:author="Andrija Ilic" w:date="2015-09-06T19:35:00Z">
          <w:r w:rsidDel="002A60DA">
            <w:delText>о</w:delText>
          </w:r>
        </w:del>
      </w:ins>
      <w:ins w:id="615" w:author="Boni" w:date="2014-09-07T23:10:00Z">
        <w:del w:id="616" w:author="Andrija Ilic" w:date="2015-09-06T19:35:00Z">
          <w:r w:rsidDel="002A60DA">
            <w:delText>ставн</w:delText>
          </w:r>
        </w:del>
      </w:ins>
      <w:ins w:id="617" w:author="Boni" w:date="2014-09-07T23:11:00Z">
        <w:del w:id="618" w:author="Andrija Ilic" w:date="2015-09-06T19:35:00Z">
          <w:r w:rsidDel="002A60DA">
            <w:delText>о</w:delText>
          </w:r>
        </w:del>
      </w:ins>
      <w:ins w:id="619" w:author="Boni" w:date="2014-09-07T23:10:00Z">
        <w:del w:id="620" w:author="Andrija Ilic" w:date="2015-09-06T19:35:00Z">
          <w:r w:rsidDel="002A60DA">
            <w:delText xml:space="preserve"> имплементиран</w:delText>
          </w:r>
        </w:del>
      </w:ins>
      <w:ins w:id="621" w:author="Boni" w:date="2014-09-07T23:11:00Z">
        <w:del w:id="622" w:author="Andrija Ilic" w:date="2015-09-06T19:35:00Z">
          <w:r w:rsidDel="002A60DA">
            <w:delText>о</w:delText>
          </w:r>
        </w:del>
      </w:ins>
      <w:ins w:id="623" w:author="Boni" w:date="2014-09-07T23:10:00Z">
        <w:del w:id="624" w:author="Andrija Ilic" w:date="2015-09-06T19:35:00Z">
          <w:r w:rsidDel="002A60DA">
            <w:delText>, јер свака Tapestry страница има св</w:delText>
          </w:r>
        </w:del>
      </w:ins>
      <w:ins w:id="625" w:author="Boni" w:date="2014-09-07T23:11:00Z">
        <w:del w:id="626" w:author="Andrija Ilic" w:date="2015-09-06T19:35:00Z">
          <w:r w:rsidDel="002A60DA">
            <w:delText>о</w:delText>
          </w:r>
        </w:del>
      </w:ins>
      <w:ins w:id="627" w:author="Boni" w:date="2014-09-07T23:10:00Z">
        <w:del w:id="628" w:author="Andrija Ilic" w:date="2015-09-06T19:35:00Z">
          <w:r w:rsidDel="002A60DA">
            <w:delText xml:space="preserve">ј </w:delText>
          </w:r>
        </w:del>
      </w:ins>
      <w:ins w:id="629" w:author="Boni" w:date="2014-09-07T23:11:00Z">
        <w:del w:id="630" w:author="Andrija Ilic" w:date="2015-09-06T19:35:00Z">
          <w:r w:rsidDel="002A60DA">
            <w:delText>о</w:delText>
          </w:r>
        </w:del>
      </w:ins>
      <w:ins w:id="631" w:author="Boni" w:date="2014-09-07T23:10:00Z">
        <w:del w:id="632" w:author="Andrija Ilic" w:date="2015-09-06T19:35:00Z">
          <w:r w:rsidDel="002A60DA">
            <w:delText>бразац (template) и Јава класу. Образац је XML д</w:delText>
          </w:r>
        </w:del>
      </w:ins>
      <w:ins w:id="633" w:author="Boni" w:date="2014-09-07T23:11:00Z">
        <w:del w:id="634" w:author="Andrija Ilic" w:date="2015-09-06T19:35:00Z">
          <w:r w:rsidDel="002A60DA">
            <w:delText>о</w:delText>
          </w:r>
        </w:del>
      </w:ins>
      <w:ins w:id="635" w:author="Boni" w:date="2014-09-07T23:10:00Z">
        <w:del w:id="636" w:author="Andrija Ilic" w:date="2015-09-06T19:35:00Z">
          <w:r w:rsidDel="002A60DA">
            <w:delText>кумент, сличан XHTML д</w:delText>
          </w:r>
        </w:del>
      </w:ins>
      <w:ins w:id="637" w:author="Boni" w:date="2014-09-07T23:11:00Z">
        <w:del w:id="638" w:author="Andrija Ilic" w:date="2015-09-06T19:35:00Z">
          <w:r w:rsidDel="002A60DA">
            <w:delText>о</w:delText>
          </w:r>
        </w:del>
      </w:ins>
      <w:ins w:id="639" w:author="Boni" w:date="2014-09-07T23:10:00Z">
        <w:del w:id="640" w:author="Andrija Ilic" w:date="2015-09-06T19:35:00Z">
          <w:r w:rsidDel="002A60DA">
            <w:delText>кументу са мал</w:delText>
          </w:r>
        </w:del>
      </w:ins>
      <w:ins w:id="641" w:author="Boni" w:date="2014-09-07T23:11:00Z">
        <w:del w:id="642" w:author="Andrija Ilic" w:date="2015-09-06T19:35:00Z">
          <w:r w:rsidDel="002A60DA">
            <w:delText>о</w:delText>
          </w:r>
        </w:del>
      </w:ins>
      <w:ins w:id="643" w:author="Boni" w:date="2014-09-07T23:10:00Z">
        <w:del w:id="644" w:author="Andrija Ilic" w:date="2015-09-06T19:35:00Z">
          <w:r w:rsidDel="002A60DA">
            <w:delText xml:space="preserve"> више елемената нег</w:delText>
          </w:r>
        </w:del>
      </w:ins>
      <w:ins w:id="645" w:author="Boni" w:date="2014-09-07T23:11:00Z">
        <w:del w:id="646" w:author="Andrija Ilic" w:date="2015-09-06T19:35:00Z">
          <w:r w:rsidDel="002A60DA">
            <w:delText>о</w:delText>
          </w:r>
        </w:del>
      </w:ins>
      <w:ins w:id="647" w:author="Boni" w:date="2014-09-07T23:10:00Z">
        <w:del w:id="648" w:author="Andrija Ilic" w:date="2015-09-06T19:35:00Z">
          <w:r w:rsidDel="002A60DA">
            <w:delText xml:space="preserve"> шт</w:delText>
          </w:r>
        </w:del>
      </w:ins>
      <w:ins w:id="649" w:author="Boni" w:date="2014-09-07T23:11:00Z">
        <w:del w:id="650" w:author="Andrija Ilic" w:date="2015-09-06T19:35:00Z">
          <w:r w:rsidDel="002A60DA">
            <w:delText>о</w:delText>
          </w:r>
        </w:del>
      </w:ins>
      <w:ins w:id="651" w:author="Boni" w:date="2014-09-07T23:10:00Z">
        <w:del w:id="652" w:author="Andrija Ilic" w:date="2015-09-06T19:35:00Z">
          <w:r w:rsidDel="002A60DA">
            <w:delText xml:space="preserve"> XHTML садржи. Образац има екстензију .tml (Tapestry Markup Language) и м</w:delText>
          </w:r>
        </w:del>
      </w:ins>
      <w:ins w:id="653" w:author="Boni" w:date="2014-09-07T23:11:00Z">
        <w:del w:id="654" w:author="Andrija Ilic" w:date="2015-09-06T19:35:00Z">
          <w:r w:rsidDel="002A60DA">
            <w:delText>о</w:delText>
          </w:r>
        </w:del>
      </w:ins>
      <w:ins w:id="655" w:author="Boni" w:date="2014-09-07T23:10:00Z">
        <w:del w:id="656" w:author="Andrija Ilic" w:date="2015-09-06T19:35:00Z">
          <w:r w:rsidDel="002A60DA">
            <w:delText>ра бити ваљан</w:delText>
          </w:r>
        </w:del>
      </w:ins>
      <w:ins w:id="657" w:author="Boni" w:date="2014-09-07T23:11:00Z">
        <w:del w:id="658" w:author="Andrija Ilic" w:date="2015-09-06T19:35:00Z">
          <w:r w:rsidDel="002A60DA">
            <w:delText>о</w:delText>
          </w:r>
        </w:del>
      </w:ins>
      <w:ins w:id="659" w:author="Boni" w:date="2014-09-07T23:10:00Z">
        <w:del w:id="660" w:author="Andrija Ilic" w:date="2015-09-06T19:35:00Z">
          <w:r w:rsidDel="002A60DA">
            <w:delText xml:space="preserve"> ф</w:delText>
          </w:r>
        </w:del>
      </w:ins>
      <w:ins w:id="661" w:author="Boni" w:date="2014-09-07T23:14:00Z">
        <w:del w:id="662" w:author="Andrija Ilic" w:date="2015-09-06T19:35:00Z">
          <w:r w:rsidDel="002A60DA">
            <w:delText>о</w:delText>
          </w:r>
        </w:del>
      </w:ins>
      <w:ins w:id="663" w:author="Boni" w:date="2014-09-07T23:10:00Z">
        <w:del w:id="664" w:author="Andrija Ilic" w:date="2015-09-06T19:35:00Z">
          <w:r w:rsidDel="002A60DA">
            <w:delText>рмиран XML д</w:delText>
          </w:r>
        </w:del>
      </w:ins>
      <w:ins w:id="665" w:author="Boni" w:date="2014-09-07T23:14:00Z">
        <w:del w:id="666" w:author="Andrija Ilic" w:date="2015-09-06T19:35:00Z">
          <w:r w:rsidDel="002A60DA">
            <w:delText>о</w:delText>
          </w:r>
        </w:del>
      </w:ins>
      <w:ins w:id="667" w:author="Boni" w:date="2014-09-07T23:10:00Z">
        <w:del w:id="668" w:author="Andrija Ilic" w:date="2015-09-06T19:35:00Z">
          <w:r w:rsidDel="002A60DA">
            <w:delText>кумент, шт</w:delText>
          </w:r>
        </w:del>
      </w:ins>
      <w:ins w:id="669" w:author="Boni" w:date="2014-09-07T23:11:00Z">
        <w:del w:id="670" w:author="Andrija Ilic" w:date="2015-09-06T19:35:00Z">
          <w:r w:rsidDel="002A60DA">
            <w:delText>о</w:delText>
          </w:r>
        </w:del>
      </w:ins>
      <w:ins w:id="671" w:author="Boni" w:date="2014-09-07T23:10:00Z">
        <w:del w:id="672" w:author="Andrija Ilic" w:date="2015-09-06T19:35:00Z">
          <w:r w:rsidDel="002A60DA">
            <w:delText xml:space="preserve"> значи да сваки елемент м</w:delText>
          </w:r>
        </w:del>
      </w:ins>
      <w:ins w:id="673" w:author="Boni" w:date="2014-09-07T23:12:00Z">
        <w:del w:id="674" w:author="Andrija Ilic" w:date="2015-09-06T19:35:00Z">
          <w:r w:rsidDel="002A60DA">
            <w:delText>о</w:delText>
          </w:r>
        </w:del>
      </w:ins>
      <w:ins w:id="675" w:author="Boni" w:date="2014-09-07T23:10:00Z">
        <w:del w:id="676" w:author="Andrija Ilic" w:date="2015-09-06T19:35:00Z">
          <w:r w:rsidDel="002A60DA">
            <w:delText>ра бити празан или пр</w:delText>
          </w:r>
        </w:del>
      </w:ins>
      <w:ins w:id="677" w:author="Boni" w:date="2014-09-07T23:12:00Z">
        <w:del w:id="678" w:author="Andrija Ilic" w:date="2015-09-06T19:35:00Z">
          <w:r w:rsidDel="002A60DA">
            <w:delText>о</w:delText>
          </w:r>
        </w:del>
      </w:ins>
      <w:ins w:id="679" w:author="Boni" w:date="2014-09-07T23:10:00Z">
        <w:del w:id="680" w:author="Andrija Ilic" w:date="2015-09-06T19:35:00Z">
          <w:r w:rsidDel="002A60DA">
            <w:delText>писн</w:delText>
          </w:r>
        </w:del>
      </w:ins>
      <w:ins w:id="681" w:author="Boni" w:date="2014-09-07T23:12:00Z">
        <w:del w:id="682" w:author="Andrija Ilic" w:date="2015-09-06T19:35:00Z">
          <w:r w:rsidDel="002A60DA">
            <w:delText>о</w:delText>
          </w:r>
        </w:del>
      </w:ins>
      <w:ins w:id="683" w:author="Boni" w:date="2014-09-07T23:10:00Z">
        <w:del w:id="684" w:author="Andrija Ilic" w:date="2015-09-06T19:35:00Z">
          <w:r w:rsidDel="002A60DA">
            <w:delText xml:space="preserve"> затв</w:delText>
          </w:r>
        </w:del>
      </w:ins>
      <w:ins w:id="685" w:author="Boni" w:date="2014-09-07T23:12:00Z">
        <w:del w:id="686" w:author="Andrija Ilic" w:date="2015-09-06T19:35:00Z">
          <w:r w:rsidDel="002A60DA">
            <w:delText>о</w:delText>
          </w:r>
        </w:del>
      </w:ins>
      <w:ins w:id="687" w:author="Boni" w:date="2014-09-07T23:10:00Z">
        <w:del w:id="688"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689" w:author="Boni" w:date="2014-09-07T23:12:00Z">
        <w:del w:id="690" w:author="Andrija Ilic" w:date="2015-09-06T19:35:00Z">
          <w:r w:rsidDel="002A60DA">
            <w:delText>о</w:delText>
          </w:r>
        </w:del>
      </w:ins>
      <w:ins w:id="691" w:author="Boni" w:date="2014-09-07T23:10:00Z">
        <w:del w:id="692"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693" w:author="Boni" w:date="2014-09-07T23:12:00Z">
        <w:del w:id="694" w:author="Andrija Ilic" w:date="2015-09-06T19:35:00Z">
          <w:r w:rsidDel="002A60DA">
            <w:delText>о</w:delText>
          </w:r>
        </w:del>
      </w:ins>
      <w:ins w:id="695" w:author="Boni" w:date="2014-09-07T23:10:00Z">
        <w:del w:id="696" w:author="Andrija Ilic" w:date="2015-09-06T19:35:00Z">
          <w:r w:rsidDel="002A60DA">
            <w:delText>сти атрибута м</w:delText>
          </w:r>
        </w:del>
      </w:ins>
      <w:ins w:id="697" w:author="Boni" w:date="2014-09-07T23:12:00Z">
        <w:del w:id="698" w:author="Andrija Ilic" w:date="2015-09-06T19:35:00Z">
          <w:r w:rsidDel="002A60DA">
            <w:delText>о</w:delText>
          </w:r>
        </w:del>
      </w:ins>
      <w:ins w:id="699" w:author="Boni" w:date="2014-09-07T23:10:00Z">
        <w:del w:id="700" w:author="Andrija Ilic" w:date="2015-09-06T19:35:00Z">
          <w:r w:rsidDel="002A60DA">
            <w:delText>рају бити п</w:delText>
          </w:r>
        </w:del>
      </w:ins>
      <w:ins w:id="701" w:author="Boni" w:date="2014-09-07T23:12:00Z">
        <w:del w:id="702" w:author="Andrija Ilic" w:date="2015-09-06T19:35:00Z">
          <w:r w:rsidDel="002A60DA">
            <w:delText>о</w:delText>
          </w:r>
        </w:del>
      </w:ins>
      <w:ins w:id="703" w:author="Boni" w:date="2014-09-07T23:10:00Z">
        <w:del w:id="704" w:author="Andrija Ilic" w:date="2015-09-06T19:35:00Z">
          <w:r w:rsidDel="002A60DA">
            <w:delText>д нав</w:delText>
          </w:r>
        </w:del>
      </w:ins>
      <w:ins w:id="705" w:author="Boni" w:date="2014-09-07T23:12:00Z">
        <w:del w:id="706" w:author="Andrija Ilic" w:date="2015-09-06T19:35:00Z">
          <w:r w:rsidDel="002A60DA">
            <w:delText>о</w:delText>
          </w:r>
        </w:del>
      </w:ins>
      <w:ins w:id="707" w:author="Boni" w:date="2014-09-07T23:10:00Z">
        <w:del w:id="708" w:author="Andrija Ilic" w:date="2015-09-06T19:35:00Z">
          <w:r w:rsidDel="002A60DA">
            <w:delText xml:space="preserve">дницима. </w:delText>
          </w:r>
        </w:del>
      </w:ins>
    </w:p>
    <w:p w14:paraId="3383FBD2" w14:textId="30AAD86E" w:rsidR="005E2CB0" w:rsidDel="002A60DA" w:rsidRDefault="005E2CB0" w:rsidP="006C5206">
      <w:pPr>
        <w:rPr>
          <w:ins w:id="709" w:author="Boni" w:date="2014-09-07T23:12:00Z"/>
          <w:del w:id="710" w:author="Andrija Ilic" w:date="2015-09-06T19:35:00Z"/>
        </w:rPr>
      </w:pPr>
      <w:del w:id="711" w:author="Andrija Ilic" w:date="2015-09-06T19:35:00Z">
        <w:r w:rsidDel="002A60DA">
          <w:delText>-Класа странице је уствари</w:delText>
        </w:r>
      </w:del>
    </w:p>
    <w:p w14:paraId="6960701E" w14:textId="4C09D650" w:rsidR="00252993" w:rsidDel="002A60DA" w:rsidRDefault="009720B2">
      <w:pPr>
        <w:jc w:val="both"/>
        <w:rPr>
          <w:ins w:id="712" w:author="Boni" w:date="2014-09-07T23:12:00Z"/>
          <w:del w:id="713" w:author="Andrija Ilic" w:date="2015-09-06T19:35:00Z"/>
        </w:rPr>
        <w:pPrChange w:id="714" w:author="Boni" w:date="2014-09-07T23:13:00Z">
          <w:pPr/>
        </w:pPrChange>
      </w:pPr>
      <w:ins w:id="715" w:author="Boni" w:date="2014-09-08T19:09:00Z">
        <w:del w:id="716" w:author="Andrija Ilic" w:date="2015-09-06T19:35:00Z">
          <w:r w:rsidDel="002A60DA">
            <w:delText>Класа странице</w:delText>
          </w:r>
        </w:del>
      </w:ins>
      <w:ins w:id="717" w:author="Boni" w:date="2014-09-07T23:12:00Z">
        <w:del w:id="718" w:author="Andrija Ilic" w:date="2015-09-06T19:35:00Z">
          <w:r w:rsidR="00E5101C" w:rsidDel="002A60DA">
            <w:delText xml:space="preserve"> мора да има, за одговарајуће п</w:delText>
          </w:r>
        </w:del>
      </w:ins>
      <w:ins w:id="719" w:author="Boni" w:date="2014-09-07T23:13:00Z">
        <w:del w:id="720" w:author="Andrija Ilic" w:date="2015-09-06T19:35:00Z">
          <w:r w:rsidR="00E5101C" w:rsidDel="002A60DA">
            <w:delText>о</w:delText>
          </w:r>
        </w:del>
      </w:ins>
      <w:ins w:id="721" w:author="Boni" w:date="2014-09-07T23:12:00Z">
        <w:del w:id="722" w:author="Andrija Ilic" w:date="2015-09-06T19:35:00Z">
          <w:r w:rsidR="00E5101C" w:rsidDel="002A60DA">
            <w:delText>јављива</w:delText>
          </w:r>
        </w:del>
      </w:ins>
      <w:ins w:id="723" w:author="Boni" w:date="2014-09-07T23:13:00Z">
        <w:del w:id="724" w:author="Andrija Ilic" w:date="2015-09-06T19:35:00Z">
          <w:r w:rsidR="00E5101C" w:rsidDel="002A60DA">
            <w:delText>њ</w:delText>
          </w:r>
        </w:del>
      </w:ins>
      <w:ins w:id="725" w:author="Boni" w:date="2014-09-07T23:12:00Z">
        <w:del w:id="726" w:author="Andrija Ilic" w:date="2015-09-06T19:35:00Z">
          <w:r w:rsidR="00E5101C" w:rsidDel="002A60DA">
            <w:delText xml:space="preserve">е </w:delText>
          </w:r>
        </w:del>
      </w:ins>
      <w:ins w:id="727" w:author="Boni" w:date="2014-09-07T23:13:00Z">
        <w:del w:id="728" w:author="Andrija Ilic" w:date="2015-09-06T19:35:00Z">
          <w:r w:rsidR="00E5101C" w:rsidDel="002A60DA">
            <w:delText>о</w:delText>
          </w:r>
        </w:del>
      </w:ins>
      <w:ins w:id="729" w:author="Boni" w:date="2014-09-07T23:12:00Z">
        <w:del w:id="730" w:author="Andrija Ilic" w:date="2015-09-06T19:35:00Z">
          <w:r w:rsidR="00E5101C" w:rsidDel="002A60DA">
            <w:delText>дређен</w:delText>
          </w:r>
        </w:del>
      </w:ins>
      <w:ins w:id="731" w:author="Boni" w:date="2014-09-07T23:13:00Z">
        <w:del w:id="732" w:author="Andrija Ilic" w:date="2015-09-06T19:35:00Z">
          <w:r w:rsidR="00E5101C" w:rsidDel="002A60DA">
            <w:delText>о</w:delText>
          </w:r>
        </w:del>
      </w:ins>
      <w:ins w:id="733" w:author="Boni" w:date="2014-09-07T23:12:00Z">
        <w:del w:id="734" w:author="Andrija Ilic" w:date="2015-09-06T19:35:00Z">
          <w:r w:rsidR="00E5101C" w:rsidDel="002A60DA">
            <w:delText>г типа п</w:delText>
          </w:r>
        </w:del>
      </w:ins>
      <w:ins w:id="735" w:author="Boni" w:date="2014-09-07T23:13:00Z">
        <w:del w:id="736" w:author="Andrija Ilic" w:date="2015-09-06T19:35:00Z">
          <w:r w:rsidR="00E5101C" w:rsidDel="002A60DA">
            <w:delText>о</w:delText>
          </w:r>
        </w:del>
      </w:ins>
      <w:ins w:id="737" w:author="Boni" w:date="2014-09-07T23:12:00Z">
        <w:del w:id="738" w:author="Andrija Ilic" w:date="2015-09-06T19:35:00Z">
          <w:r w:rsidR="00E5101C" w:rsidDel="002A60DA">
            <w:delText xml:space="preserve">датка на </w:delText>
          </w:r>
        </w:del>
      </w:ins>
      <w:ins w:id="739" w:author="Boni" w:date="2014-09-07T23:13:00Z">
        <w:del w:id="740" w:author="Andrija Ilic" w:date="2015-09-06T19:35:00Z">
          <w:r w:rsidR="00E5101C" w:rsidDel="002A60DA">
            <w:delText>о</w:delText>
          </w:r>
        </w:del>
      </w:ins>
      <w:ins w:id="741" w:author="Boni" w:date="2014-09-07T23:12:00Z">
        <w:del w:id="742"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743" w:author="Boni" w:date="2014-09-07T23:15:00Z">
        <w:del w:id="744" w:author="Andrija Ilic" w:date="2015-09-06T19:35:00Z">
          <w:r w:rsidR="00E5101C" w:rsidDel="002A60DA">
            <w:delText>о</w:delText>
          </w:r>
        </w:del>
      </w:ins>
      <w:ins w:id="745" w:author="Boni" w:date="2014-09-07T23:12:00Z">
        <w:del w:id="746" w:author="Andrija Ilic" w:date="2015-09-06T19:35:00Z">
          <w:r w:rsidR="00E5101C" w:rsidDel="002A60DA">
            <w:delText>дг</w:delText>
          </w:r>
        </w:del>
      </w:ins>
      <w:ins w:id="747" w:author="Boni" w:date="2014-09-07T23:13:00Z">
        <w:del w:id="748" w:author="Andrija Ilic" w:date="2015-09-06T19:35:00Z">
          <w:r w:rsidR="00E5101C" w:rsidDel="002A60DA">
            <w:delText>о</w:delText>
          </w:r>
        </w:del>
      </w:ins>
      <w:ins w:id="749" w:author="Boni" w:date="2014-09-07T23:12:00Z">
        <w:del w:id="750" w:author="Andrija Ilic" w:date="2015-09-06T19:35:00Z">
          <w:r w:rsidR="00E5101C" w:rsidDel="002A60DA">
            <w:delText>варајући тип (н</w:delText>
          </w:r>
        </w:del>
      </w:ins>
      <w:ins w:id="751" w:author="Boni" w:date="2014-09-07T23:15:00Z">
        <w:del w:id="752" w:author="Andrija Ilic" w:date="2015-09-06T19:35:00Z">
          <w:r w:rsidR="00E5101C" w:rsidDel="002A60DA">
            <w:delText>п</w:delText>
          </w:r>
        </w:del>
      </w:ins>
      <w:ins w:id="753" w:author="Boni" w:date="2014-09-07T23:12:00Z">
        <w:del w:id="754" w:author="Andrija Ilic" w:date="2015-09-06T19:35:00Z">
          <w:r w:rsidR="00E5101C" w:rsidDel="002A60DA">
            <w:delText>р. private String tip) са get и set мет</w:delText>
          </w:r>
        </w:del>
      </w:ins>
      <w:ins w:id="755" w:author="Boni" w:date="2014-09-07T23:15:00Z">
        <w:del w:id="756" w:author="Andrija Ilic" w:date="2015-09-06T19:35:00Z">
          <w:r w:rsidR="00E5101C" w:rsidDel="002A60DA">
            <w:delText>о</w:delText>
          </w:r>
        </w:del>
      </w:ins>
      <w:ins w:id="757" w:author="Boni" w:date="2014-09-07T23:12:00Z">
        <w:del w:id="758" w:author="Andrija Ilic" w:date="2015-09-06T19:35:00Z">
          <w:r w:rsidR="00E5101C" w:rsidDel="002A60DA">
            <w:delText>дама (getTip() и setTip(String tip)). П</w:delText>
          </w:r>
        </w:del>
      </w:ins>
      <w:ins w:id="759" w:author="Boni" w:date="2014-09-07T23:13:00Z">
        <w:del w:id="760" w:author="Andrija Ilic" w:date="2015-09-06T19:35:00Z">
          <w:r w:rsidR="00E5101C" w:rsidDel="002A60DA">
            <w:delText>о</w:delText>
          </w:r>
        </w:del>
      </w:ins>
      <w:ins w:id="761" w:author="Boni" w:date="2014-09-07T23:12:00Z">
        <w:del w:id="762" w:author="Andrija Ilic" w:date="2015-09-06T19:35:00Z">
          <w:r w:rsidR="00E5101C" w:rsidDel="002A60DA">
            <w:delText xml:space="preserve">датак на </w:delText>
          </w:r>
        </w:del>
      </w:ins>
      <w:ins w:id="763" w:author="Boni" w:date="2014-09-07T23:13:00Z">
        <w:del w:id="764" w:author="Andrija Ilic" w:date="2015-09-06T19:35:00Z">
          <w:r w:rsidR="00E5101C" w:rsidDel="002A60DA">
            <w:delText>о</w:delText>
          </w:r>
        </w:del>
      </w:ins>
      <w:ins w:id="765" w:author="Boni" w:date="2014-09-07T23:12:00Z">
        <w:del w:id="766" w:author="Andrija Ilic" w:date="2015-09-06T19:35:00Z">
          <w:r w:rsidR="00E5101C" w:rsidDel="002A60DA">
            <w:delText>бразац страници узима п</w:delText>
          </w:r>
        </w:del>
      </w:ins>
      <w:ins w:id="767" w:author="Boni" w:date="2014-09-07T23:13:00Z">
        <w:del w:id="768" w:author="Andrija Ilic" w:date="2015-09-06T19:35:00Z">
          <w:r w:rsidR="00E5101C" w:rsidDel="002A60DA">
            <w:delText>о</w:delText>
          </w:r>
        </w:del>
      </w:ins>
      <w:ins w:id="769" w:author="Boni" w:date="2014-09-07T23:12:00Z">
        <w:del w:id="770" w:author="Andrija Ilic" w:date="2015-09-06T19:35:00Z">
          <w:r w:rsidR="00E5101C" w:rsidDel="002A60DA">
            <w:delText>датке из Јава класе прек</w:delText>
          </w:r>
        </w:del>
      </w:ins>
      <w:ins w:id="771" w:author="Boni" w:date="2014-09-07T23:13:00Z">
        <w:del w:id="772" w:author="Andrija Ilic" w:date="2015-09-06T19:35:00Z">
          <w:r w:rsidR="00E5101C" w:rsidDel="002A60DA">
            <w:delText>о</w:delText>
          </w:r>
        </w:del>
      </w:ins>
      <w:ins w:id="773" w:author="Boni" w:date="2014-09-07T23:12:00Z">
        <w:del w:id="774" w:author="Andrija Ilic" w:date="2015-09-06T19:35:00Z">
          <w:r w:rsidR="00E5101C" w:rsidDel="002A60DA">
            <w:delText xml:space="preserve"> get мет</w:delText>
          </w:r>
        </w:del>
      </w:ins>
      <w:ins w:id="775" w:author="Boni" w:date="2014-09-07T23:13:00Z">
        <w:del w:id="776" w:author="Andrija Ilic" w:date="2015-09-06T19:35:00Z">
          <w:r w:rsidR="00E5101C" w:rsidDel="002A60DA">
            <w:delText>о</w:delText>
          </w:r>
        </w:del>
      </w:ins>
      <w:ins w:id="777" w:author="Boni" w:date="2014-09-07T23:12:00Z">
        <w:del w:id="778" w:author="Andrija Ilic" w:date="2015-09-06T19:35:00Z">
          <w:r w:rsidR="00E5101C" w:rsidDel="002A60DA">
            <w:delText>де. Ов</w:delText>
          </w:r>
        </w:del>
      </w:ins>
      <w:ins w:id="779" w:author="Boni" w:date="2014-09-07T23:13:00Z">
        <w:del w:id="780" w:author="Andrija Ilic" w:date="2015-09-06T19:35:00Z">
          <w:r w:rsidR="00E5101C" w:rsidDel="002A60DA">
            <w:delText>о</w:delText>
          </w:r>
        </w:del>
      </w:ins>
      <w:ins w:id="781" w:author="Boni" w:date="2014-09-07T23:12:00Z">
        <w:del w:id="782" w:author="Andrija Ilic" w:date="2015-09-06T19:35:00Z">
          <w:r w:rsidR="00E5101C" w:rsidDel="002A60DA">
            <w:delText xml:space="preserve"> је најпр</w:delText>
          </w:r>
        </w:del>
      </w:ins>
      <w:ins w:id="783" w:author="Boni" w:date="2014-09-07T23:13:00Z">
        <w:del w:id="784" w:author="Andrija Ilic" w:date="2015-09-06T19:35:00Z">
          <w:r w:rsidR="00E5101C" w:rsidDel="002A60DA">
            <w:delText>о</w:delText>
          </w:r>
        </w:del>
      </w:ins>
      <w:ins w:id="785" w:author="Boni" w:date="2014-09-07T23:12:00Z">
        <w:del w:id="786" w:author="Andrija Ilic" w:date="2015-09-06T19:35:00Z">
          <w:r w:rsidR="00E5101C" w:rsidDel="002A60DA">
            <w:delText>стији и п</w:delText>
          </w:r>
        </w:del>
      </w:ins>
      <w:ins w:id="787" w:author="Boni" w:date="2014-09-07T23:13:00Z">
        <w:del w:id="788" w:author="Andrija Ilic" w:date="2015-09-06T19:35:00Z">
          <w:r w:rsidR="00E5101C" w:rsidDel="002A60DA">
            <w:delText>о</w:delText>
          </w:r>
        </w:del>
      </w:ins>
      <w:ins w:id="789" w:author="Boni" w:date="2014-09-07T23:12:00Z">
        <w:del w:id="790" w:author="Andrija Ilic" w:date="2015-09-06T19:35:00Z">
          <w:r w:rsidR="00E5101C" w:rsidDel="002A60DA">
            <w:delText>четни пример у једн</w:delText>
          </w:r>
        </w:del>
      </w:ins>
      <w:ins w:id="791" w:author="Boni" w:date="2014-09-07T23:13:00Z">
        <w:del w:id="792" w:author="Andrija Ilic" w:date="2015-09-06T19:35:00Z">
          <w:r w:rsidR="00E5101C" w:rsidDel="002A60DA">
            <w:delText>о</w:delText>
          </w:r>
        </w:del>
      </w:ins>
      <w:ins w:id="793" w:author="Boni" w:date="2014-09-07T23:12:00Z">
        <w:del w:id="794"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795" w:author="Andrija Ilic" w:date="2015-09-06T19:35:00Z"/>
        </w:rPr>
      </w:pPr>
    </w:p>
    <w:p w14:paraId="061E679B" w14:textId="44CFA6A8" w:rsidR="005E2CB0" w:rsidDel="002A60DA" w:rsidRDefault="005E2CB0" w:rsidP="006C5206">
      <w:pPr>
        <w:rPr>
          <w:del w:id="796" w:author="Andrija Ilic" w:date="2015-09-06T19:35:00Z"/>
        </w:rPr>
      </w:pPr>
    </w:p>
    <w:p w14:paraId="57796B37" w14:textId="49F69581" w:rsidR="00D60E97" w:rsidDel="002A60DA" w:rsidRDefault="00D60E97" w:rsidP="00D60E97">
      <w:pPr>
        <w:pStyle w:val="Heading2"/>
        <w:rPr>
          <w:del w:id="797" w:author="Andrija Ilic" w:date="2015-09-06T19:35:00Z"/>
        </w:rPr>
      </w:pPr>
      <w:bookmarkStart w:id="798" w:name="_Toc397909060"/>
      <w:del w:id="799" w:author="Andrija Ilic" w:date="2015-09-06T19:35:00Z">
        <w:r w:rsidDel="002A60DA">
          <w:delText>2.1 Основне к</w:delText>
        </w:r>
      </w:del>
      <w:ins w:id="800" w:author="Boni" w:date="2014-09-08T22:39:00Z">
        <w:del w:id="801" w:author="Andrija Ilic" w:date="2015-09-06T19:35:00Z">
          <w:r w:rsidR="007356B2" w:rsidDel="002A60DA">
            <w:delText>К</w:delText>
          </w:r>
        </w:del>
      </w:ins>
      <w:del w:id="802" w:author="Andrija Ilic" w:date="2015-09-06T19:35:00Z">
        <w:r w:rsidDel="002A60DA">
          <w:delText>омпоненте Tapestry оквира</w:delText>
        </w:r>
        <w:bookmarkEnd w:id="798"/>
      </w:del>
    </w:p>
    <w:p w14:paraId="681308E0" w14:textId="2784D177" w:rsidR="00D60E97" w:rsidDel="002A60DA" w:rsidRDefault="00D60E97" w:rsidP="00D60E97">
      <w:pPr>
        <w:rPr>
          <w:del w:id="803" w:author="Andrija Ilic" w:date="2015-09-06T19:35:00Z"/>
        </w:rPr>
      </w:pPr>
    </w:p>
    <w:p w14:paraId="3D4868CB" w14:textId="06DE3A90" w:rsidR="00D60E97" w:rsidDel="002A60DA" w:rsidRDefault="00D60E97" w:rsidP="00D60E97">
      <w:pPr>
        <w:rPr>
          <w:del w:id="804" w:author="Andrija Ilic" w:date="2015-09-06T19:35:00Z"/>
          <w:rFonts w:eastAsia="Calibri" w:cs="Calibri"/>
          <w:color w:val="000000"/>
          <w:szCs w:val="24"/>
        </w:rPr>
      </w:pPr>
      <w:del w:id="805"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806" w:author="Andrija Ilic" w:date="2015-09-06T19:35:00Z"/>
          <w:rFonts w:eastAsia="Calibri" w:cs="Calibri"/>
          <w:color w:val="000000"/>
          <w:szCs w:val="24"/>
        </w:rPr>
      </w:pPr>
    </w:p>
    <w:p w14:paraId="114D9E92" w14:textId="5052D9A5" w:rsidR="00D60E97" w:rsidDel="002A60DA" w:rsidRDefault="00D60E97" w:rsidP="00D60E97">
      <w:pPr>
        <w:rPr>
          <w:del w:id="807" w:author="Andrija Ilic" w:date="2015-09-06T19:35:00Z"/>
          <w:rFonts w:eastAsia="Calibri" w:cs="Calibri"/>
          <w:color w:val="000000"/>
          <w:szCs w:val="24"/>
        </w:rPr>
      </w:pPr>
      <w:del w:id="808"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809" w:author="Andrija Ilic" w:date="2015-09-06T19:35:00Z"/>
          <w:rFonts w:eastAsia="Calibri" w:cs="Calibri"/>
          <w:color w:val="000000"/>
          <w:szCs w:val="24"/>
        </w:rPr>
      </w:pPr>
    </w:p>
    <w:p w14:paraId="612DA9DF" w14:textId="7EC75765" w:rsidR="00D60E97" w:rsidDel="002A60DA" w:rsidRDefault="00D60E97" w:rsidP="00D60E97">
      <w:pPr>
        <w:rPr>
          <w:del w:id="810" w:author="Andrija Ilic" w:date="2015-09-06T19:35:00Z"/>
          <w:rFonts w:eastAsia="Calibri" w:cs="Calibri"/>
          <w:color w:val="000000"/>
          <w:szCs w:val="24"/>
        </w:rPr>
      </w:pPr>
      <w:del w:id="811"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812" w:author="Andrija Ilic" w:date="2015-09-06T19:35:00Z"/>
          <w:rFonts w:eastAsia="Calibri" w:cs="Calibri"/>
          <w:color w:val="000000"/>
          <w:szCs w:val="24"/>
        </w:rPr>
      </w:pPr>
    </w:p>
    <w:p w14:paraId="726B0519" w14:textId="45EB8C59" w:rsidR="00252993" w:rsidDel="002A60DA" w:rsidRDefault="00D60E97">
      <w:pPr>
        <w:jc w:val="both"/>
        <w:rPr>
          <w:del w:id="813" w:author="Andrija Ilic" w:date="2015-09-06T19:35:00Z"/>
          <w:rFonts w:eastAsia="Calibri" w:cs="Calibri"/>
          <w:color w:val="000000"/>
          <w:szCs w:val="24"/>
        </w:rPr>
        <w:pPrChange w:id="814" w:author="Boni" w:date="2014-09-07T22:52:00Z">
          <w:pPr/>
        </w:pPrChange>
      </w:pPr>
      <w:del w:id="815"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816" w:author="Andrija Ilic" w:date="2015-09-06T19:35:00Z"/>
          <w:rFonts w:eastAsia="Calibri" w:cs="Calibri"/>
          <w:color w:val="000000"/>
          <w:szCs w:val="24"/>
        </w:rPr>
      </w:pPr>
    </w:p>
    <w:p w14:paraId="7E5F07C9" w14:textId="37860016" w:rsidR="00D60E97" w:rsidDel="002A60DA" w:rsidRDefault="00D60E97" w:rsidP="00D60E97">
      <w:pPr>
        <w:rPr>
          <w:del w:id="817" w:author="Andrija Ilic" w:date="2015-09-06T19:35:00Z"/>
          <w:rFonts w:eastAsia="Calibri" w:cs="Calibri"/>
          <w:color w:val="000000"/>
          <w:szCs w:val="24"/>
        </w:rPr>
      </w:pPr>
      <w:del w:id="818"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819" w:author="Andrija Ilic" w:date="2015-09-06T19:35:00Z"/>
          <w:rFonts w:eastAsia="Calibri" w:cs="Calibri"/>
          <w:color w:val="000000"/>
          <w:szCs w:val="24"/>
        </w:rPr>
      </w:pPr>
    </w:p>
    <w:p w14:paraId="79B6C350" w14:textId="052CD536" w:rsidR="00252993" w:rsidDel="002A60DA" w:rsidRDefault="005E67E1">
      <w:pPr>
        <w:pStyle w:val="Heading2"/>
        <w:rPr>
          <w:ins w:id="820" w:author="Boni" w:date="2014-09-07T23:31:00Z"/>
          <w:del w:id="821" w:author="Andrija Ilic" w:date="2015-09-06T19:35:00Z"/>
        </w:rPr>
        <w:pPrChange w:id="822" w:author="Boni" w:date="2014-09-08T22:40:00Z">
          <w:pPr/>
        </w:pPrChange>
      </w:pPr>
      <w:bookmarkStart w:id="823" w:name="_Toc397909061"/>
      <w:ins w:id="824" w:author="Boni" w:date="2014-09-07T23:31:00Z">
        <w:del w:id="825" w:author="Andrija Ilic" w:date="2015-09-06T19:35:00Z">
          <w:r w:rsidDel="002A60DA">
            <w:delText>2.</w:delText>
          </w:r>
        </w:del>
      </w:ins>
      <w:ins w:id="826" w:author="Boni" w:date="2014-09-08T00:02:00Z">
        <w:del w:id="827" w:author="Andrija Ilic" w:date="2015-09-06T19:35:00Z">
          <w:r w:rsidR="009E64C2" w:rsidDel="002A60DA">
            <w:delText>2</w:delText>
          </w:r>
        </w:del>
      </w:ins>
      <w:ins w:id="828" w:author="Boni" w:date="2014-09-07T23:31:00Z">
        <w:del w:id="829" w:author="Andrija Ilic" w:date="2015-09-06T19:35:00Z">
          <w:r w:rsidDel="002A60DA">
            <w:delText xml:space="preserve"> Начини дефинисања компоненти</w:delText>
          </w:r>
        </w:del>
      </w:ins>
      <w:ins w:id="830" w:author="Boni" w:date="2014-09-07T23:36:00Z">
        <w:del w:id="831" w:author="Andrija Ilic" w:date="2015-09-06T19:35:00Z">
          <w:r w:rsidR="00201FF6" w:rsidDel="002A60DA">
            <w:delText xml:space="preserve"> и преглед компоненти</w:delText>
          </w:r>
        </w:del>
      </w:ins>
      <w:bookmarkEnd w:id="823"/>
    </w:p>
    <w:p w14:paraId="736FBA69" w14:textId="7DAAC9EC" w:rsidR="00252993" w:rsidDel="002A60DA" w:rsidRDefault="00252993">
      <w:pPr>
        <w:rPr>
          <w:ins w:id="832" w:author="Boni" w:date="2014-09-07T23:31:00Z"/>
          <w:del w:id="833" w:author="Andrija Ilic" w:date="2015-09-06T19:35:00Z"/>
        </w:rPr>
      </w:pPr>
    </w:p>
    <w:p w14:paraId="204F5325" w14:textId="481D9770" w:rsidR="00D60E97" w:rsidDel="002A60DA" w:rsidRDefault="00B24EC5" w:rsidP="00D60E97">
      <w:pPr>
        <w:rPr>
          <w:ins w:id="834" w:author="Boni" w:date="2014-09-07T23:27:00Z"/>
          <w:del w:id="835" w:author="Andrija Ilic" w:date="2015-09-06T19:35:00Z"/>
        </w:rPr>
      </w:pPr>
      <w:ins w:id="836" w:author="Boni" w:date="2014-09-07T23:26:00Z">
        <w:del w:id="837"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838" w:author="Boni" w:date="2014-09-07T23:27:00Z">
        <w:del w:id="839" w:author="Andrija Ilic" w:date="2015-09-06T19:35:00Z">
          <w:r w:rsidR="005E67E1" w:rsidDel="002A60DA">
            <w:delText>простора за имена.</w:delText>
          </w:r>
        </w:del>
      </w:ins>
    </w:p>
    <w:p w14:paraId="1E3575CE" w14:textId="7AF25DDC" w:rsidR="00252993" w:rsidDel="002A60DA" w:rsidRDefault="005E67E1">
      <w:pPr>
        <w:pStyle w:val="CodeStyle"/>
        <w:rPr>
          <w:ins w:id="840" w:author="Boni" w:date="2014-09-07T23:33:00Z"/>
          <w:del w:id="841" w:author="Andrija Ilic" w:date="2015-09-06T19:35:00Z"/>
        </w:rPr>
        <w:pPrChange w:id="842" w:author="Boni" w:date="2014-09-07T23:27:00Z">
          <w:pPr/>
        </w:pPrChange>
      </w:pPr>
      <w:ins w:id="843" w:author="Boni" w:date="2014-09-07T23:27:00Z">
        <w:del w:id="844" w:author="Andrija Ilic" w:date="2015-09-06T19:35:00Z">
          <w:r w:rsidDel="002A60DA">
            <w:delText>&lt;t:textfield t:value="message"/&gt;</w:delText>
          </w:r>
        </w:del>
      </w:ins>
    </w:p>
    <w:p w14:paraId="03F51EA1" w14:textId="3F07B7C2" w:rsidR="00252993" w:rsidDel="002A60DA" w:rsidRDefault="00252993">
      <w:pPr>
        <w:pStyle w:val="NoSpacing"/>
        <w:rPr>
          <w:ins w:id="845" w:author="Boni" w:date="2014-09-07T23:33:00Z"/>
          <w:del w:id="846" w:author="Andrija Ilic" w:date="2015-09-06T19:35:00Z"/>
        </w:rPr>
        <w:pPrChange w:id="847" w:author="Boni" w:date="2014-09-07T23:33:00Z">
          <w:pPr/>
        </w:pPrChange>
      </w:pPr>
    </w:p>
    <w:p w14:paraId="6DA4C234" w14:textId="24F7CD50" w:rsidR="00252993" w:rsidDel="002A60DA" w:rsidRDefault="005E67E1">
      <w:pPr>
        <w:pStyle w:val="NoSpacing"/>
        <w:rPr>
          <w:ins w:id="848" w:author="Boni" w:date="2014-09-07T23:31:00Z"/>
          <w:del w:id="849" w:author="Andrija Ilic" w:date="2015-09-06T19:35:00Z"/>
        </w:rPr>
        <w:pPrChange w:id="850" w:author="Boni" w:date="2014-09-07T23:33:00Z">
          <w:pPr/>
        </w:pPrChange>
      </w:pPr>
      <w:ins w:id="851" w:author="Boni" w:date="2014-09-07T23:33:00Z">
        <w:del w:id="852" w:author="Andrija Ilic" w:date="2015-09-06T19:35:00Z">
          <w:r w:rsidDel="002A60DA">
            <w:delText>Али ако у креирању веб апликације учествује одвојено развојни тим од дизајнерског тима</w:delText>
          </w:r>
        </w:del>
      </w:ins>
      <w:ins w:id="853" w:author="Boni" w:date="2014-09-07T23:35:00Z">
        <w:del w:id="854" w:author="Andrija Ilic" w:date="2015-09-06T19:35:00Z">
          <w:r w:rsidDel="002A60DA">
            <w:delText xml:space="preserve"> t</w:delText>
          </w:r>
        </w:del>
      </w:ins>
      <w:ins w:id="855" w:author="Boni" w:date="2014-09-07T23:34:00Z">
        <w:del w:id="856" w:author="Andrija Ilic" w:date="2015-09-06T19:35:00Z">
          <w:r w:rsidDel="002A60DA">
            <w:delText xml:space="preserve">apestry пружа могућност дефинисања компоненти као </w:delText>
          </w:r>
        </w:del>
      </w:ins>
      <w:ins w:id="857" w:author="Boni" w:date="2014-09-07T23:35:00Z">
        <w:del w:id="858" w:author="Andrija Ilic" w:date="2015-09-06T19:35:00Z">
          <w:r w:rsidDel="002A60DA">
            <w:delText>обичних HTML компоненти, што ће дизајнерском тиму омогућити да имју увид у и</w:delText>
          </w:r>
        </w:del>
      </w:ins>
      <w:ins w:id="859" w:author="Boni" w:date="2014-09-07T23:36:00Z">
        <w:del w:id="860" w:author="Andrija Ilic" w:date="2015-09-06T19:35:00Z">
          <w:r w:rsidDel="002A60DA">
            <w:delText xml:space="preserve">зглед </w:delText>
          </w:r>
        </w:del>
      </w:ins>
      <w:ins w:id="861" w:author="Boni" w:date="2014-09-07T23:37:00Z">
        <w:del w:id="862" w:author="Andrija Ilic" w:date="2015-09-06T19:35:00Z">
          <w:r w:rsidR="00201FF6" w:rsidDel="002A60DA">
            <w:delText>странице</w:delText>
          </w:r>
        </w:del>
      </w:ins>
      <w:ins w:id="863" w:author="Boni" w:date="2014-09-07T23:36:00Z">
        <w:del w:id="864" w:author="Andrija Ilic" w:date="2015-09-06T19:35:00Z">
          <w:r w:rsidDel="002A60DA">
            <w:delText xml:space="preserve"> без покретања целе апликације</w:delText>
          </w:r>
        </w:del>
      </w:ins>
      <w:ins w:id="865" w:author="Boni" w:date="2014-09-07T23:37:00Z">
        <w:del w:id="866" w:author="Andrija Ilic" w:date="2015-09-06T19:35:00Z">
          <w:r w:rsidR="00201FF6" w:rsidDel="002A60DA">
            <w:delText>.</w:delText>
          </w:r>
        </w:del>
      </w:ins>
    </w:p>
    <w:p w14:paraId="64BB3C2D" w14:textId="518C4A0E" w:rsidR="00252993" w:rsidDel="002A60DA" w:rsidRDefault="00252993">
      <w:pPr>
        <w:pStyle w:val="NoSpacing"/>
        <w:rPr>
          <w:ins w:id="867" w:author="Boni" w:date="2014-09-07T23:30:00Z"/>
          <w:del w:id="868" w:author="Andrija Ilic" w:date="2015-09-06T19:35:00Z"/>
        </w:rPr>
        <w:pPrChange w:id="869" w:author="Boni" w:date="2014-09-07T23:31:00Z">
          <w:pPr/>
        </w:pPrChange>
      </w:pPr>
    </w:p>
    <w:p w14:paraId="7E006AC7" w14:textId="16AFCD8A" w:rsidR="00252993" w:rsidDel="002A60DA" w:rsidRDefault="00201FF6">
      <w:pPr>
        <w:pStyle w:val="NoSpacing"/>
        <w:rPr>
          <w:ins w:id="870" w:author="Boni" w:date="2014-09-07T23:31:00Z"/>
          <w:del w:id="871" w:author="Andrija Ilic" w:date="2015-09-06T19:35:00Z"/>
        </w:rPr>
        <w:pPrChange w:id="872" w:author="Boni" w:date="2014-09-07T23:30:00Z">
          <w:pPr/>
        </w:pPrChange>
      </w:pPr>
      <w:ins w:id="873" w:author="Boni" w:date="2014-09-07T23:37:00Z">
        <w:del w:id="874" w:author="Andrija Ilic" w:date="2015-09-06T19:35:00Z">
          <w:r w:rsidDel="002A60DA">
            <w:delText>Овако изгледа иста компонета де</w:delText>
          </w:r>
        </w:del>
      </w:ins>
      <w:ins w:id="875" w:author="Boni" w:date="2014-09-07T23:38:00Z">
        <w:del w:id="876" w:author="Andrija Ilic" w:date="2015-09-06T19:35:00Z">
          <w:r w:rsidDel="002A60DA">
            <w:delText>финисана</w:delText>
          </w:r>
        </w:del>
      </w:ins>
      <w:ins w:id="877" w:author="Boni" w:date="2014-09-07T23:30:00Z">
        <w:del w:id="878" w:author="Andrija Ilic" w:date="2015-09-06T19:35:00Z">
          <w:r w:rsidR="005E67E1" w:rsidDel="002A60DA">
            <w:delText xml:space="preserve"> као </w:delText>
          </w:r>
        </w:del>
      </w:ins>
      <w:ins w:id="879" w:author="Boni" w:date="2014-09-07T23:31:00Z">
        <w:del w:id="880" w:author="Andrija Ilic" w:date="2015-09-06T19:35:00Z">
          <w:r w:rsidR="005E67E1" w:rsidDel="002A60DA">
            <w:delText>HTML елемент</w:delText>
          </w:r>
        </w:del>
      </w:ins>
      <w:ins w:id="881" w:author="Boni" w:date="2014-09-07T23:38:00Z">
        <w:del w:id="882" w:author="Andrija Ilic" w:date="2015-09-06T19:35:00Z">
          <w:r w:rsidDel="002A60DA">
            <w:delText>.</w:delText>
          </w:r>
        </w:del>
      </w:ins>
    </w:p>
    <w:p w14:paraId="710D4BBA" w14:textId="716CF4C1" w:rsidR="00252993" w:rsidDel="002A60DA" w:rsidRDefault="00252993">
      <w:pPr>
        <w:pStyle w:val="NoSpacing"/>
        <w:rPr>
          <w:ins w:id="883" w:author="Boni" w:date="2014-09-07T23:31:00Z"/>
          <w:del w:id="884" w:author="Andrija Ilic" w:date="2015-09-06T19:35:00Z"/>
        </w:rPr>
        <w:pPrChange w:id="885" w:author="Boni" w:date="2014-09-07T23:30:00Z">
          <w:pPr/>
        </w:pPrChange>
      </w:pPr>
    </w:p>
    <w:p w14:paraId="261F0D17" w14:textId="3E13B946" w:rsidR="00252993" w:rsidDel="002A60DA" w:rsidRDefault="005E67E1">
      <w:pPr>
        <w:pStyle w:val="CodeStyle"/>
        <w:rPr>
          <w:ins w:id="886" w:author="Boni" w:date="2014-09-07T23:32:00Z"/>
          <w:del w:id="887" w:author="Andrija Ilic" w:date="2015-09-06T19:35:00Z"/>
        </w:rPr>
        <w:pPrChange w:id="888" w:author="Boni" w:date="2014-09-07T23:31:00Z">
          <w:pPr/>
        </w:pPrChange>
      </w:pPr>
      <w:ins w:id="889" w:author="Boni" w:date="2014-09-07T23:31:00Z">
        <w:del w:id="890" w:author="Andrija Ilic" w:date="2015-09-06T19:35:00Z">
          <w:r w:rsidDel="002A60DA">
            <w:delText>&lt;input type="text" t:type="textfield" t:value="message"/&gt;</w:delText>
          </w:r>
        </w:del>
      </w:ins>
    </w:p>
    <w:p w14:paraId="10460233" w14:textId="15B7975C" w:rsidR="00252993" w:rsidDel="002A60DA" w:rsidRDefault="00252993">
      <w:pPr>
        <w:pStyle w:val="NoSpacing"/>
        <w:rPr>
          <w:ins w:id="891" w:author="Boni" w:date="2014-09-07T23:32:00Z"/>
          <w:del w:id="892" w:author="Andrija Ilic" w:date="2015-09-06T19:35:00Z"/>
        </w:rPr>
        <w:pPrChange w:id="893" w:author="Boni" w:date="2014-09-07T23:32:00Z">
          <w:pPr/>
        </w:pPrChange>
      </w:pPr>
    </w:p>
    <w:p w14:paraId="68CF2602" w14:textId="2CBA18A5" w:rsidR="00252993" w:rsidDel="002A60DA" w:rsidRDefault="00201FF6">
      <w:pPr>
        <w:pStyle w:val="NoSpacing"/>
        <w:rPr>
          <w:ins w:id="894" w:author="Boni" w:date="2014-09-07T23:40:00Z"/>
          <w:del w:id="895" w:author="Andrija Ilic" w:date="2015-09-06T19:35:00Z"/>
        </w:rPr>
        <w:pPrChange w:id="896" w:author="Boni" w:date="2014-09-07T23:32:00Z">
          <w:pPr/>
        </w:pPrChange>
      </w:pPr>
      <w:ins w:id="897" w:author="Boni" w:date="2014-09-07T23:38:00Z">
        <w:del w:id="898" w:author="Andrija Ilic" w:date="2015-09-06T19:35:00Z">
          <w:r w:rsidDel="002A60DA">
            <w:delText xml:space="preserve">Tapestry нуди преко 65 уграђених компоненти и миксина. Али сваки корисник </w:delText>
          </w:r>
        </w:del>
      </w:ins>
      <w:ins w:id="899" w:author="Boni" w:date="2014-09-07T23:39:00Z">
        <w:del w:id="900"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901" w:author="Boni" w:date="2014-09-07T23:39:00Z"/>
          <w:del w:id="902" w:author="Andrija Ilic" w:date="2015-09-06T19:35:00Z"/>
        </w:rPr>
        <w:pPrChange w:id="903" w:author="Boni" w:date="2014-09-07T23:32:00Z">
          <w:pPr/>
        </w:pPrChange>
      </w:pPr>
    </w:p>
    <w:p w14:paraId="77E3DD77" w14:textId="2988EDD8" w:rsidR="00252993" w:rsidDel="002A60DA" w:rsidRDefault="00201FF6">
      <w:pPr>
        <w:pStyle w:val="NoSpacing"/>
        <w:rPr>
          <w:ins w:id="904" w:author="Boni" w:date="2014-09-07T23:42:00Z"/>
          <w:del w:id="905" w:author="Andrija Ilic" w:date="2015-09-06T19:35:00Z"/>
        </w:rPr>
        <w:pPrChange w:id="906" w:author="Boni" w:date="2014-09-07T23:32:00Z">
          <w:pPr/>
        </w:pPrChange>
      </w:pPr>
      <w:ins w:id="907" w:author="Boni" w:date="2014-09-07T23:39:00Z">
        <w:del w:id="908" w:author="Andrija Ilic" w:date="2015-09-06T19:35:00Z">
          <w:r w:rsidDel="002A60DA">
            <w:delText>Неке од основних к</w:delText>
          </w:r>
        </w:del>
      </w:ins>
      <w:ins w:id="909" w:author="Boni" w:date="2014-09-07T23:40:00Z">
        <w:del w:id="910"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911" w:author="Boni" w:date="2014-09-07T23:40:00Z"/>
          <w:del w:id="912" w:author="Andrija Ilic" w:date="2015-09-06T19:35:00Z"/>
        </w:rPr>
        <w:pPrChange w:id="913" w:author="Boni" w:date="2014-09-07T23:32:00Z">
          <w:pPr/>
        </w:pPrChange>
      </w:pPr>
    </w:p>
    <w:p w14:paraId="4401081C" w14:textId="364B8124" w:rsidR="00252993" w:rsidDel="002A60DA" w:rsidRDefault="00252993">
      <w:pPr>
        <w:pStyle w:val="NoSpacing"/>
        <w:rPr>
          <w:ins w:id="914" w:author="Boni" w:date="2014-09-08T00:06:00Z"/>
          <w:del w:id="915" w:author="Andrija Ilic" w:date="2015-09-06T19:35:00Z"/>
        </w:rPr>
        <w:pPrChange w:id="916" w:author="Boni" w:date="2014-09-07T23:27:00Z">
          <w:pPr/>
        </w:pPrChange>
      </w:pPr>
    </w:p>
    <w:p w14:paraId="76A103E5" w14:textId="09A612DB" w:rsidR="00252993" w:rsidDel="002A60DA" w:rsidRDefault="00252993">
      <w:pPr>
        <w:pStyle w:val="NoSpacing"/>
        <w:rPr>
          <w:ins w:id="917" w:author="Boni" w:date="2014-09-08T00:06:00Z"/>
          <w:del w:id="918" w:author="Andrija Ilic" w:date="2015-09-06T19:35:00Z"/>
        </w:rPr>
        <w:pPrChange w:id="919" w:author="Boni" w:date="2014-09-07T23:27:00Z">
          <w:pPr/>
        </w:pPrChange>
      </w:pPr>
    </w:p>
    <w:p w14:paraId="1A1F4D59" w14:textId="432E07B1" w:rsidR="00252993" w:rsidDel="002A60DA" w:rsidRDefault="00252993">
      <w:pPr>
        <w:pStyle w:val="NoSpacing"/>
        <w:rPr>
          <w:ins w:id="920" w:author="Boni" w:date="2014-09-08T03:09:00Z"/>
          <w:del w:id="921" w:author="Andrija Ilic" w:date="2015-09-06T19:35:00Z"/>
        </w:rPr>
        <w:pPrChange w:id="922" w:author="Boni" w:date="2014-09-07T23:27:00Z">
          <w:pPr/>
        </w:pPrChange>
      </w:pPr>
    </w:p>
    <w:p w14:paraId="3DE70B33" w14:textId="57E9EA9D" w:rsidR="00252993" w:rsidDel="002A60DA" w:rsidRDefault="00252993">
      <w:pPr>
        <w:pStyle w:val="NoSpacing"/>
        <w:rPr>
          <w:ins w:id="923" w:author="Boni" w:date="2014-09-08T03:09:00Z"/>
          <w:del w:id="924" w:author="Andrija Ilic" w:date="2015-09-06T19:35:00Z"/>
        </w:rPr>
        <w:pPrChange w:id="925" w:author="Boni" w:date="2014-09-07T23:27:00Z">
          <w:pPr/>
        </w:pPrChange>
      </w:pPr>
    </w:p>
    <w:p w14:paraId="63A58262" w14:textId="43DA76A8" w:rsidR="00252993" w:rsidDel="002A60DA" w:rsidRDefault="00252993">
      <w:pPr>
        <w:pStyle w:val="NoSpacing"/>
        <w:rPr>
          <w:ins w:id="926" w:author="Boni" w:date="2014-09-08T03:09:00Z"/>
          <w:del w:id="927" w:author="Andrija Ilic" w:date="2015-09-06T19:35:00Z"/>
        </w:rPr>
        <w:pPrChange w:id="928" w:author="Boni" w:date="2014-09-07T23:27:00Z">
          <w:pPr/>
        </w:pPrChange>
      </w:pPr>
    </w:p>
    <w:p w14:paraId="5F87E827" w14:textId="2F06DAE8" w:rsidR="00252993" w:rsidDel="002A60DA" w:rsidRDefault="00252993">
      <w:pPr>
        <w:pStyle w:val="NoSpacing"/>
        <w:rPr>
          <w:del w:id="929" w:author="Andrija Ilic" w:date="2015-09-06T19:35:00Z"/>
        </w:rPr>
        <w:pPrChange w:id="930" w:author="Boni" w:date="2014-09-07T23:27:00Z">
          <w:pPr/>
        </w:pPrChange>
      </w:pPr>
    </w:p>
    <w:p w14:paraId="7BE2185A" w14:textId="7D7CEDEC" w:rsidR="00252993" w:rsidDel="002A60DA" w:rsidRDefault="005F3F8E">
      <w:pPr>
        <w:pStyle w:val="Heading3"/>
        <w:rPr>
          <w:ins w:id="931" w:author="Boni" w:date="2014-09-07T23:55:00Z"/>
          <w:del w:id="932" w:author="Andrija Ilic" w:date="2015-09-06T19:35:00Z"/>
          <w:rFonts w:eastAsia="Calibri"/>
        </w:rPr>
      </w:pPr>
      <w:bookmarkStart w:id="933" w:name="_Toc397909062"/>
      <w:ins w:id="934" w:author="Boni" w:date="2014-09-08T00:04:00Z">
        <w:del w:id="935" w:author="Andrija Ilic" w:date="2015-09-06T19:35:00Z">
          <w:r w:rsidRPr="005F3F8E" w:rsidDel="002A60DA">
            <w:rPr>
              <w:rFonts w:eastAsia="Calibri"/>
              <w:rPrChange w:id="936" w:author="Boni" w:date="2014-09-08T00:04:00Z">
                <w:rPr>
                  <w:rFonts w:eastAsia="Calibri"/>
                  <w:color w:val="0000FF" w:themeColor="hyperlink"/>
                  <w:u w:val="single"/>
                </w:rPr>
              </w:rPrChange>
            </w:rPr>
            <w:delText xml:space="preserve">2.2.1 </w:delText>
          </w:r>
        </w:del>
      </w:ins>
      <w:del w:id="937"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938" w:author="Boni" w:date="2014-09-06T23:35:00Z">
        <w:del w:id="939" w:author="Andrija Ilic" w:date="2015-09-06T19:35:00Z">
          <w:r w:rsidR="00C648DA" w:rsidRPr="009E64C2" w:rsidDel="002A60DA">
            <w:rPr>
              <w:rFonts w:eastAsia="Calibri"/>
            </w:rPr>
            <w:delText xml:space="preserve">Компонента за унос </w:delText>
          </w:r>
        </w:del>
      </w:ins>
      <w:ins w:id="940" w:author="Boni" w:date="2014-09-07T23:53:00Z">
        <w:del w:id="941" w:author="Andrija Ilic" w:date="2015-09-06T19:35:00Z">
          <w:r w:rsidRPr="005F3F8E" w:rsidDel="002A60DA">
            <w:rPr>
              <w:rFonts w:eastAsia="Calibri"/>
              <w:rPrChange w:id="942" w:author="Boni" w:date="2014-09-08T00:04:00Z">
                <w:rPr>
                  <w:rFonts w:eastAsia="Calibri"/>
                  <w:color w:val="0000FF" w:themeColor="hyperlink"/>
                  <w:u w:val="single"/>
                </w:rPr>
              </w:rPrChange>
            </w:rPr>
            <w:delText>података</w:delText>
          </w:r>
        </w:del>
      </w:ins>
      <w:bookmarkEnd w:id="933"/>
    </w:p>
    <w:p w14:paraId="2BCD1C06" w14:textId="49F94006" w:rsidR="00D60E97" w:rsidRPr="00C648DA" w:rsidDel="002A60DA" w:rsidRDefault="00D60E97" w:rsidP="00D60E97">
      <w:pPr>
        <w:pStyle w:val="Heading3"/>
        <w:rPr>
          <w:del w:id="943" w:author="Andrija Ilic" w:date="2015-09-06T19:35:00Z"/>
        </w:rPr>
      </w:pPr>
      <w:commentRangeStart w:id="944"/>
      <w:del w:id="945" w:author="Andrija Ilic" w:date="2015-09-06T19:35:00Z">
        <w:r w:rsidDel="002A60DA">
          <w:rPr>
            <w:rFonts w:eastAsia="Calibri"/>
          </w:rPr>
          <w:delText>TextField, PasswordField</w:delText>
        </w:r>
        <w:commentRangeEnd w:id="944"/>
        <w:r w:rsidR="0060385F" w:rsidDel="002A60DA">
          <w:rPr>
            <w:rStyle w:val="CommentReference"/>
            <w:rFonts w:ascii="Times New Roman" w:eastAsiaTheme="minorHAnsi" w:hAnsi="Times New Roman" w:cstheme="minorBidi"/>
            <w:b w:val="0"/>
            <w:bCs w:val="0"/>
          </w:rPr>
          <w:commentReference w:id="944"/>
        </w:r>
      </w:del>
    </w:p>
    <w:p w14:paraId="76B8D83C" w14:textId="38448011" w:rsidR="00AB4F49" w:rsidDel="002A60DA" w:rsidRDefault="00AB4F49" w:rsidP="00AB4F49">
      <w:pPr>
        <w:pStyle w:val="NoSpacing"/>
        <w:rPr>
          <w:ins w:id="946" w:author="Boni" w:date="2014-09-07T23:54:00Z"/>
          <w:del w:id="947" w:author="Andrija Ilic" w:date="2015-09-06T19:35:00Z"/>
        </w:rPr>
      </w:pPr>
      <w:ins w:id="948" w:author="Boni" w:date="2014-09-07T23:54:00Z">
        <w:del w:id="949"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950" w:author="Boni" w:date="2014-09-07T23:54:00Z"/>
          <w:del w:id="951" w:author="Andrija Ilic" w:date="2015-09-06T19:35:00Z"/>
        </w:rPr>
      </w:pPr>
    </w:p>
    <w:p w14:paraId="0B635AD1" w14:textId="72787F18" w:rsidR="00AB4F49" w:rsidDel="002A60DA" w:rsidRDefault="00AB4F49" w:rsidP="00AB4F49">
      <w:pPr>
        <w:rPr>
          <w:ins w:id="952" w:author="Boni" w:date="2014-09-08T22:37:00Z"/>
          <w:del w:id="953" w:author="Andrija Ilic" w:date="2015-09-06T19:35:00Z"/>
        </w:rPr>
      </w:pPr>
      <w:ins w:id="954" w:author="Boni" w:date="2014-09-07T23:54:00Z">
        <w:del w:id="955"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956" w:author="Boni" w:date="2014-09-08T22:38:00Z"/>
          <w:del w:id="957" w:author="Andrija Ilic" w:date="2015-09-06T19:35:00Z"/>
        </w:rPr>
      </w:pPr>
      <w:ins w:id="958" w:author="Boni" w:date="2014-09-08T22:38:00Z">
        <w:del w:id="959"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12"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960" w:author="Boni" w:date="2014-09-07T23:54:00Z"/>
          <w:del w:id="961" w:author="Andrija Ilic" w:date="2015-09-06T19:35:00Z"/>
        </w:rPr>
      </w:pPr>
      <w:ins w:id="962" w:author="Boni" w:date="2014-09-08T22:38:00Z">
        <w:del w:id="963" w:author="Andrija Ilic" w:date="2015-09-06T19:35:00Z">
          <w:r w:rsidDel="002A60DA">
            <w:delText>Слика 2.1 Изглед TextArea компоненте</w:delText>
          </w:r>
        </w:del>
      </w:ins>
    </w:p>
    <w:p w14:paraId="216BC2D1" w14:textId="5FC5BCDE" w:rsidR="00AB4F49" w:rsidDel="002A60DA" w:rsidRDefault="00AB4F49" w:rsidP="00AB4F49">
      <w:pPr>
        <w:rPr>
          <w:ins w:id="964" w:author="Boni" w:date="2014-09-08T22:34:00Z"/>
          <w:del w:id="965" w:author="Andrija Ilic" w:date="2015-09-06T19:35:00Z"/>
        </w:rPr>
      </w:pPr>
      <w:ins w:id="966" w:author="Boni" w:date="2014-09-07T23:54:00Z">
        <w:del w:id="967"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968" w:author="Boni" w:date="2014-09-08T22:35:00Z"/>
          <w:del w:id="969" w:author="Andrija Ilic" w:date="2015-09-06T19:35:00Z"/>
        </w:rPr>
      </w:pPr>
      <w:ins w:id="970" w:author="Boni" w:date="2014-09-08T22:34:00Z">
        <w:del w:id="971"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13"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972" w:author="Boni" w:date="2014-09-07T23:54:00Z"/>
          <w:del w:id="973" w:author="Andrija Ilic" w:date="2015-09-06T19:35:00Z"/>
        </w:rPr>
      </w:pPr>
      <w:ins w:id="974" w:author="Boni" w:date="2014-09-08T22:35:00Z">
        <w:del w:id="975" w:author="Andrija Ilic" w:date="2015-09-06T19:35:00Z">
          <w:r w:rsidDel="002A60DA">
            <w:delText>Слика 2.</w:delText>
          </w:r>
        </w:del>
      </w:ins>
      <w:ins w:id="976" w:author="Boni" w:date="2014-09-08T22:38:00Z">
        <w:del w:id="977" w:author="Andrija Ilic" w:date="2015-09-06T19:35:00Z">
          <w:r w:rsidR="00F800CC" w:rsidDel="002A60DA">
            <w:delText>2</w:delText>
          </w:r>
        </w:del>
      </w:ins>
      <w:ins w:id="978" w:author="Boni" w:date="2014-09-08T22:35:00Z">
        <w:del w:id="979"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980" w:author="Boni" w:date="2014-09-07T23:54:00Z"/>
          <w:del w:id="981" w:author="Andrija Ilic" w:date="2015-09-06T19:35:00Z"/>
        </w:rPr>
      </w:pPr>
      <w:ins w:id="982" w:author="Boni" w:date="2014-09-07T23:54:00Z">
        <w:del w:id="983"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984" w:author="Boni" w:date="2014-09-08T22:36:00Z"/>
          <w:del w:id="985" w:author="Andrija Ilic" w:date="2015-09-06T19:35:00Z"/>
        </w:rPr>
      </w:pPr>
      <w:ins w:id="986" w:author="Boni" w:date="2014-09-07T23:54:00Z">
        <w:del w:id="987"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988" w:author="Boni" w:date="2014-09-08T22:36:00Z"/>
          <w:del w:id="989" w:author="Andrija Ilic" w:date="2015-09-06T19:35:00Z"/>
        </w:rPr>
      </w:pPr>
    </w:p>
    <w:p w14:paraId="3327BF54" w14:textId="75794464" w:rsidR="00FE049A" w:rsidDel="002A60DA" w:rsidRDefault="00FE049A" w:rsidP="00AB4F49">
      <w:pPr>
        <w:rPr>
          <w:ins w:id="990" w:author="Boni" w:date="2014-09-08T22:36:00Z"/>
          <w:del w:id="991" w:author="Andrija Ilic" w:date="2015-09-06T19:35:00Z"/>
        </w:rPr>
      </w:pPr>
      <w:ins w:id="992" w:author="Boni" w:date="2014-09-08T22:36:00Z">
        <w:del w:id="993"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14"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994" w:author="Boni" w:date="2014-09-07T23:54:00Z"/>
          <w:del w:id="995" w:author="Andrija Ilic" w:date="2015-09-06T19:35:00Z"/>
        </w:rPr>
      </w:pPr>
      <w:ins w:id="996" w:author="Boni" w:date="2014-09-08T22:36:00Z">
        <w:del w:id="997" w:author="Andrija Ilic" w:date="2015-09-06T19:35:00Z">
          <w:r w:rsidDel="002A60DA">
            <w:delText>Слика 2.</w:delText>
          </w:r>
        </w:del>
      </w:ins>
      <w:ins w:id="998" w:author="Boni" w:date="2014-09-08T22:38:00Z">
        <w:del w:id="999" w:author="Andrija Ilic" w:date="2015-09-06T19:35:00Z">
          <w:r w:rsidR="00F800CC" w:rsidDel="002A60DA">
            <w:delText>3</w:delText>
          </w:r>
        </w:del>
      </w:ins>
      <w:ins w:id="1000" w:author="Boni" w:date="2014-09-08T22:36:00Z">
        <w:del w:id="1001"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002" w:author="Boni" w:date="2014-09-07T23:54:00Z"/>
          <w:del w:id="1003" w:author="Andrija Ilic" w:date="2015-09-06T19:35:00Z"/>
        </w:rPr>
      </w:pPr>
      <w:ins w:id="1004" w:author="Boni" w:date="2014-09-07T23:54:00Z">
        <w:del w:id="1005"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006" w:author="Andrija Ilic" w:date="2015-09-06T19:35:00Z"/>
        </w:rPr>
      </w:pPr>
      <w:ins w:id="1007" w:author="Boni" w:date="2014-09-08T00:04:00Z">
        <w:del w:id="1008" w:author="Andrija Ilic" w:date="2015-09-06T19:35:00Z">
          <w:r w:rsidRPr="005F3F8E" w:rsidDel="002A60DA">
            <w:rPr>
              <w:b/>
              <w:rPrChange w:id="1009" w:author="Boni" w:date="2014-09-08T00:06:00Z">
                <w:rPr>
                  <w:color w:val="0000FF" w:themeColor="hyperlink"/>
                  <w:u w:val="single"/>
                </w:rPr>
              </w:rPrChange>
            </w:rPr>
            <w:delText>PasswordField</w:delText>
          </w:r>
        </w:del>
      </w:ins>
      <w:ins w:id="1010" w:author="Boni" w:date="2014-09-08T00:05:00Z">
        <w:del w:id="1011" w:author="Andrija Ilic" w:date="2015-09-06T19:35:00Z">
          <w:r w:rsidRPr="005F3F8E" w:rsidDel="002A60DA">
            <w:rPr>
              <w:b/>
              <w:rPrChange w:id="1012"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013"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014" w:author="Boni" w:date="2014-09-08T00:06:00Z">
                <w:rPr>
                  <w:rFonts w:ascii="Verdana" w:hAnsi="Verdana"/>
                  <w:color w:val="000000"/>
                  <w:sz w:val="16"/>
                  <w:szCs w:val="16"/>
                  <w:u w:val="single"/>
                  <w:shd w:val="clear" w:color="auto" w:fill="FFFFFF"/>
                </w:rPr>
              </w:rPrChange>
            </w:rPr>
            <w:delText>HTML елемент</w:delText>
          </w:r>
        </w:del>
      </w:ins>
      <w:ins w:id="1015" w:author="Boni" w:date="2014-09-08T00:06:00Z">
        <w:del w:id="1016" w:author="Andrija Ilic" w:date="2015-09-06T19:35:00Z">
          <w:r w:rsidR="009E64C2" w:rsidDel="002A60DA">
            <w:delText>.</w:delText>
          </w:r>
        </w:del>
      </w:ins>
    </w:p>
    <w:p w14:paraId="7EA18147" w14:textId="277E2AB9" w:rsidR="00D60E97" w:rsidRPr="00607D5F" w:rsidDel="002A60DA" w:rsidRDefault="00D60E97" w:rsidP="00D60E97">
      <w:pPr>
        <w:rPr>
          <w:del w:id="1017" w:author="Andrija Ilic" w:date="2015-09-06T19:35:00Z"/>
        </w:rPr>
      </w:pPr>
      <w:del w:id="1018"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019" w:author="Andrija Ilic" w:date="2015-09-06T19:35:00Z"/>
        </w:rPr>
      </w:pPr>
      <w:commentRangeStart w:id="1020"/>
      <w:del w:id="1021"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022" w:author="Andrija Ilic" w:date="2015-09-06T19:35:00Z"/>
        </w:rPr>
      </w:pPr>
    </w:p>
    <w:p w14:paraId="2DA95515" w14:textId="5E7DF655" w:rsidR="00D60E97" w:rsidDel="002A60DA" w:rsidRDefault="00D60E97" w:rsidP="00832451">
      <w:pPr>
        <w:pStyle w:val="CodeStyle"/>
        <w:ind w:left="1440"/>
        <w:rPr>
          <w:del w:id="1023" w:author="Andrija Ilic" w:date="2015-09-06T19:35:00Z"/>
        </w:rPr>
      </w:pPr>
      <w:del w:id="1024"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025" w:author="Andrija Ilic" w:date="2015-09-06T19:35:00Z"/>
        </w:rPr>
      </w:pPr>
    </w:p>
    <w:p w14:paraId="152493CF" w14:textId="3809278A" w:rsidR="00252993" w:rsidDel="002A60DA" w:rsidRDefault="00D60E97">
      <w:pPr>
        <w:pStyle w:val="CodeStyle"/>
        <w:rPr>
          <w:del w:id="1026" w:author="Andrija Ilic" w:date="2015-09-06T19:35:00Z"/>
        </w:rPr>
        <w:pPrChange w:id="1027" w:author="Boni" w:date="2014-09-07T23:20:00Z">
          <w:pPr>
            <w:pStyle w:val="CodeStyle"/>
            <w:ind w:left="1440"/>
          </w:pPr>
        </w:pPrChange>
      </w:pPr>
      <w:del w:id="1028"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029" w:author="Andrija Ilic" w:date="2015-09-06T19:35:00Z"/>
        </w:rPr>
      </w:pPr>
      <w:del w:id="1030" w:author="Andrija Ilic" w:date="2015-09-06T19:35:00Z">
        <w:r w:rsidDel="002A60DA">
          <w:delText xml:space="preserve"> </w:delText>
        </w:r>
      </w:del>
    </w:p>
    <w:p w14:paraId="3E970185" w14:textId="7484BB28" w:rsidR="00D60E97" w:rsidDel="002A60DA" w:rsidRDefault="00D60E97" w:rsidP="00832451">
      <w:pPr>
        <w:pStyle w:val="CodeStyle"/>
        <w:ind w:left="1440"/>
        <w:rPr>
          <w:del w:id="1031" w:author="Andrija Ilic" w:date="2015-09-06T19:35:00Z"/>
        </w:rPr>
      </w:pPr>
      <w:del w:id="1032"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033" w:author="Andrija Ilic" w:date="2015-09-06T19:35:00Z"/>
        </w:rPr>
      </w:pPr>
    </w:p>
    <w:p w14:paraId="32E701FB" w14:textId="406849DF" w:rsidR="00D60E97" w:rsidDel="002A60DA" w:rsidRDefault="00D60E97" w:rsidP="00832451">
      <w:pPr>
        <w:pStyle w:val="CodeStyle"/>
        <w:ind w:left="1440"/>
        <w:rPr>
          <w:del w:id="1034" w:author="Andrija Ilic" w:date="2015-09-06T19:35:00Z"/>
        </w:rPr>
      </w:pPr>
      <w:del w:id="1035"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036" w:author="Andrija Ilic" w:date="2015-09-06T19:35:00Z"/>
        </w:rPr>
      </w:pPr>
    </w:p>
    <w:p w14:paraId="3A0D542A" w14:textId="6C87AD28" w:rsidR="00D60E97" w:rsidDel="002A60DA" w:rsidRDefault="00D60E97" w:rsidP="00832451">
      <w:pPr>
        <w:pStyle w:val="CodeStyle"/>
        <w:rPr>
          <w:del w:id="1037" w:author="Andrija Ilic" w:date="2015-09-06T19:35:00Z"/>
          <w:rFonts w:ascii="Times New Roman" w:hAnsi="Times New Roman"/>
          <w:sz w:val="24"/>
          <w:szCs w:val="24"/>
        </w:rPr>
      </w:pPr>
      <w:del w:id="1038" w:author="Andrija Ilic" w:date="2015-09-06T19:35:00Z">
        <w:r w:rsidDel="002A60DA">
          <w:delText xml:space="preserve">&lt;/t:form&gt; </w:delText>
        </w:r>
      </w:del>
    </w:p>
    <w:commentRangeEnd w:id="1020"/>
    <w:p w14:paraId="2C62B024" w14:textId="343D18EA" w:rsidR="00D60E97" w:rsidDel="002A60DA" w:rsidRDefault="0060385F" w:rsidP="00D60E97">
      <w:pPr>
        <w:autoSpaceDE w:val="0"/>
        <w:spacing w:line="180" w:lineRule="atLeast"/>
        <w:rPr>
          <w:del w:id="1039" w:author="Andrija Ilic" w:date="2015-09-06T19:35:00Z"/>
          <w:szCs w:val="24"/>
        </w:rPr>
      </w:pPr>
      <w:del w:id="1040" w:author="Andrija Ilic" w:date="2015-09-06T19:35:00Z">
        <w:r w:rsidDel="002A60DA">
          <w:rPr>
            <w:rStyle w:val="CommentReference"/>
          </w:rPr>
          <w:commentReference w:id="1020"/>
        </w:r>
      </w:del>
    </w:p>
    <w:p w14:paraId="610C2998" w14:textId="5D4722D3" w:rsidR="00252993" w:rsidDel="002A60DA" w:rsidRDefault="00D60E97">
      <w:pPr>
        <w:autoSpaceDE w:val="0"/>
        <w:spacing w:line="180" w:lineRule="atLeast"/>
        <w:jc w:val="both"/>
        <w:rPr>
          <w:del w:id="1041" w:author="Andrija Ilic" w:date="2015-09-06T19:35:00Z"/>
          <w:szCs w:val="24"/>
        </w:rPr>
        <w:pPrChange w:id="1042" w:author="Boni" w:date="2014-09-07T23:53:00Z">
          <w:pPr>
            <w:autoSpaceDE w:val="0"/>
            <w:spacing w:line="180" w:lineRule="atLeast"/>
          </w:pPr>
        </w:pPrChange>
      </w:pPr>
      <w:del w:id="1043"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044" w:author="Andrija Ilic" w:date="2015-09-06T19:35:00Z"/>
          <w:szCs w:val="24"/>
        </w:rPr>
      </w:pPr>
    </w:p>
    <w:p w14:paraId="09D68427" w14:textId="3834F551" w:rsidR="00252993" w:rsidDel="002A60DA" w:rsidRDefault="00D60E97">
      <w:pPr>
        <w:autoSpaceDE w:val="0"/>
        <w:spacing w:line="180" w:lineRule="atLeast"/>
        <w:jc w:val="both"/>
        <w:rPr>
          <w:del w:id="1045" w:author="Andrija Ilic" w:date="2015-09-06T19:35:00Z"/>
          <w:szCs w:val="24"/>
        </w:rPr>
        <w:pPrChange w:id="1046" w:author="Boni" w:date="2014-09-07T23:53:00Z">
          <w:pPr>
            <w:autoSpaceDE w:val="0"/>
            <w:spacing w:line="180" w:lineRule="atLeast"/>
          </w:pPr>
        </w:pPrChange>
      </w:pPr>
      <w:del w:id="1047"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048" w:author="Andrija Ilic" w:date="2015-09-06T19:35:00Z"/>
          <w:szCs w:val="24"/>
        </w:rPr>
      </w:pPr>
      <w:ins w:id="1049" w:author="Boni" w:date="2014-09-08T00:23:00Z">
        <w:del w:id="1050" w:author="Andrija Ilic" w:date="2015-09-06T19:35:00Z">
          <w:r w:rsidDel="002A60DA">
            <w:rPr>
              <w:noProof/>
              <w:szCs w:val="24"/>
              <w:rPrChange w:id="1051"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5" cstate="print"/>
                        <a:stretch>
                          <a:fillRect/>
                        </a:stretch>
                      </pic:blipFill>
                      <pic:spPr>
                        <a:xfrm>
                          <a:off x="0" y="0"/>
                          <a:ext cx="3103882" cy="1185231"/>
                        </a:xfrm>
                        <a:prstGeom prst="rect">
                          <a:avLst/>
                        </a:prstGeom>
                      </pic:spPr>
                    </pic:pic>
                  </a:graphicData>
                </a:graphic>
              </wp:inline>
            </w:drawing>
          </w:r>
        </w:del>
      </w:ins>
      <w:del w:id="1052" w:author="Andrija Ilic" w:date="2015-09-06T19:35:00Z">
        <w:r w:rsidDel="002A60DA">
          <w:rPr>
            <w:noProof/>
            <w:szCs w:val="24"/>
            <w:rPrChange w:id="1053"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16"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054" w:author="Andrija Ilic" w:date="2015-09-06T19:35:00Z"/>
          <w:szCs w:val="24"/>
        </w:rPr>
      </w:pPr>
      <w:del w:id="1055"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056" w:author="Andrija Ilic" w:date="2015-09-06T19:35:00Z"/>
          <w:szCs w:val="24"/>
        </w:rPr>
      </w:pPr>
    </w:p>
    <w:p w14:paraId="0D78423B" w14:textId="1FBA3396" w:rsidR="00607D5F" w:rsidRPr="00FE70E6" w:rsidDel="002A60DA" w:rsidRDefault="00607D5F" w:rsidP="007A6F8A">
      <w:pPr>
        <w:pStyle w:val="CodeStyle"/>
        <w:rPr>
          <w:del w:id="1057" w:author="Andrija Ilic" w:date="2015-09-06T19:35:00Z"/>
        </w:rPr>
      </w:pPr>
      <w:del w:id="1058"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059" w:author="Andrija Ilic" w:date="2015-09-06T19:35:00Z"/>
        </w:rPr>
      </w:pPr>
      <w:del w:id="1060"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061" w:author="Andrija Ilic" w:date="2015-09-06T19:35:00Z"/>
        </w:rPr>
      </w:pPr>
    </w:p>
    <w:p w14:paraId="62500FAA" w14:textId="57E2C952" w:rsidR="00607D5F" w:rsidRPr="00FE70E6" w:rsidDel="002A60DA" w:rsidRDefault="00FE70E6" w:rsidP="007A6F8A">
      <w:pPr>
        <w:pStyle w:val="CodeStyle"/>
        <w:rPr>
          <w:del w:id="1062" w:author="Andrija Ilic" w:date="2015-09-06T19:35:00Z"/>
        </w:rPr>
      </w:pPr>
      <w:del w:id="1063"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064" w:author="Andrija Ilic" w:date="2015-09-06T19:35:00Z"/>
        </w:rPr>
      </w:pPr>
      <w:del w:id="1065"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066" w:author="Andrija Ilic" w:date="2015-09-06T19:35:00Z"/>
        </w:rPr>
      </w:pPr>
      <w:del w:id="1067"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068" w:author="Andrija Ilic" w:date="2015-09-06T19:35:00Z"/>
        </w:rPr>
      </w:pPr>
      <w:del w:id="1069"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070" w:author="Andrija Ilic" w:date="2015-09-06T19:35:00Z"/>
        </w:rPr>
      </w:pPr>
      <w:del w:id="1071"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072" w:author="Andrija Ilic" w:date="2015-09-06T19:35:00Z"/>
          <w:szCs w:val="24"/>
        </w:rPr>
      </w:pPr>
    </w:p>
    <w:p w14:paraId="5A2B689C" w14:textId="0E90C27A" w:rsidR="005D3402" w:rsidDel="002A60DA" w:rsidRDefault="005D3402">
      <w:pPr>
        <w:jc w:val="both"/>
        <w:rPr>
          <w:ins w:id="1073" w:author="Boni" w:date="2014-09-08T22:54:00Z"/>
          <w:del w:id="1074" w:author="Andrija Ilic" w:date="2015-09-06T19:35:00Z"/>
        </w:rPr>
        <w:pPrChange w:id="1075" w:author="Boni" w:date="2014-09-08T22:53:00Z">
          <w:pPr>
            <w:pStyle w:val="Heading3"/>
          </w:pPr>
        </w:pPrChange>
      </w:pPr>
      <w:bookmarkStart w:id="1076" w:name="_Toc397909063"/>
      <w:ins w:id="1077" w:author="Boni" w:date="2014-09-08T22:48:00Z">
        <w:del w:id="1078" w:author="Andrija Ilic" w:date="2015-09-06T19:35:00Z">
          <w:r w:rsidRPr="005D3402" w:rsidDel="002A60DA">
            <w:rPr>
              <w:b/>
              <w:rPrChange w:id="1079" w:author="Boni" w:date="2014-09-08T22:53:00Z">
                <w:rPr>
                  <w:rFonts w:eastAsia="Courier Std"/>
                  <w:b w:val="0"/>
                  <w:bCs w:val="0"/>
                </w:rPr>
              </w:rPrChange>
            </w:rPr>
            <w:delText>Grid компонента</w:delText>
          </w:r>
          <w:r w:rsidDel="002A60DA">
            <w:delText xml:space="preserve"> </w:delText>
          </w:r>
          <w:r w:rsidRPr="005D3402" w:rsidDel="002A60DA">
            <w:rPr>
              <w:rPrChange w:id="1080" w:author="Boni" w:date="2014-09-08T22:49:00Z">
                <w:rPr>
                  <w:rFonts w:eastAsia="Courier Std"/>
                  <w:b w:val="0"/>
                  <w:bCs w:val="0"/>
                </w:rPr>
              </w:rPrChange>
            </w:rPr>
            <w:delText>представља</w:delText>
          </w:r>
        </w:del>
      </w:ins>
      <w:ins w:id="1081" w:author="Boni" w:date="2014-09-08T22:49:00Z">
        <w:del w:id="1082"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083" w:author="Boni" w:date="2014-09-08T22:50:00Z">
        <w:del w:id="1084" w:author="Andrija Ilic" w:date="2015-09-06T19:35:00Z">
          <w:r w:rsidDel="002A60DA">
            <w:delText>а</w:delText>
          </w:r>
        </w:del>
      </w:ins>
      <w:ins w:id="1085" w:author="Boni" w:date="2014-09-08T22:49:00Z">
        <w:del w:id="1086" w:author="Andrija Ilic" w:date="2015-09-06T19:35:00Z">
          <w:r w:rsidDel="002A60DA">
            <w:delText xml:space="preserve"> предефинисан</w:delText>
          </w:r>
        </w:del>
      </w:ins>
      <w:ins w:id="1087" w:author="Boni" w:date="2014-09-08T22:50:00Z">
        <w:del w:id="1088"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089" w:author="Boni" w:date="2014-09-08T22:51:00Z">
        <w:del w:id="1090"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091" w:author="Boni" w:date="2014-09-08T22:52:00Z">
        <w:del w:id="1092" w:author="Andrija Ilic" w:date="2015-09-06T19:35:00Z">
          <w:r w:rsidDel="002A60DA">
            <w:delText xml:space="preserve"> али осим овое најпростије употребе, могуће је </w:delText>
          </w:r>
        </w:del>
      </w:ins>
      <w:ins w:id="1093" w:author="Boni" w:date="2014-09-08T22:53:00Z">
        <w:del w:id="1094"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095" w:author="Boni" w:date="2014-09-08T22:52:00Z">
        <w:del w:id="1096" w:author="Andrija Ilic" w:date="2015-09-06T19:35:00Z">
          <w:r w:rsidDel="002A60DA">
            <w:delText xml:space="preserve"> </w:delText>
          </w:r>
        </w:del>
      </w:ins>
    </w:p>
    <w:p w14:paraId="4E590788" w14:textId="628172DF" w:rsidR="005D3402" w:rsidRPr="005D3402" w:rsidDel="002A60DA" w:rsidRDefault="005D3402">
      <w:pPr>
        <w:jc w:val="both"/>
        <w:rPr>
          <w:ins w:id="1097" w:author="Boni" w:date="2014-09-08T22:48:00Z"/>
          <w:del w:id="1098" w:author="Andrija Ilic" w:date="2015-09-06T19:35:00Z"/>
          <w:rPrChange w:id="1099" w:author="Boni" w:date="2014-09-08T22:52:00Z">
            <w:rPr>
              <w:ins w:id="1100" w:author="Boni" w:date="2014-09-08T22:48:00Z"/>
              <w:del w:id="1101" w:author="Andrija Ilic" w:date="2015-09-06T19:35:00Z"/>
              <w:rFonts w:eastAsia="Courier Std"/>
            </w:rPr>
          </w:rPrChange>
        </w:rPr>
        <w:pPrChange w:id="1102" w:author="Boni" w:date="2014-09-08T22:53:00Z">
          <w:pPr>
            <w:pStyle w:val="Heading3"/>
          </w:pPr>
        </w:pPrChange>
      </w:pPr>
    </w:p>
    <w:p w14:paraId="4882C499" w14:textId="601D8665" w:rsidR="00D60E97" w:rsidDel="002A60DA" w:rsidRDefault="00D60E97" w:rsidP="00D60E97">
      <w:pPr>
        <w:pStyle w:val="Heading3"/>
        <w:rPr>
          <w:ins w:id="1103" w:author="Boni" w:date="2014-09-08T00:08:00Z"/>
          <w:del w:id="1104" w:author="Andrija Ilic" w:date="2015-09-06T19:35:00Z"/>
          <w:rFonts w:eastAsia="Courier Std"/>
        </w:rPr>
      </w:pPr>
      <w:commentRangeStart w:id="1105"/>
      <w:del w:id="1106" w:author="Andrija Ilic" w:date="2015-09-06T19:35:00Z">
        <w:r w:rsidDel="002A60DA">
          <w:rPr>
            <w:rFonts w:eastAsia="Courier Std"/>
          </w:rPr>
          <w:delText>2.</w:delText>
        </w:r>
        <w:r w:rsidR="008F22AB" w:rsidDel="002A60DA">
          <w:rPr>
            <w:rFonts w:eastAsia="Courier Std"/>
          </w:rPr>
          <w:delText>1</w:delText>
        </w:r>
      </w:del>
      <w:ins w:id="1107" w:author="Boni" w:date="2014-09-08T00:08:00Z">
        <w:del w:id="1108" w:author="Andrija Ilic" w:date="2015-09-06T19:35:00Z">
          <w:r w:rsidR="009C6E04" w:rsidDel="002A60DA">
            <w:rPr>
              <w:rFonts w:eastAsia="Courier Std"/>
            </w:rPr>
            <w:delText>2</w:delText>
          </w:r>
        </w:del>
      </w:ins>
      <w:del w:id="1109" w:author="Andrija Ilic" w:date="2015-09-06T19:35:00Z">
        <w:r w:rsidDel="002A60DA">
          <w:rPr>
            <w:rFonts w:eastAsia="Courier Std"/>
          </w:rPr>
          <w:delText xml:space="preserve">.2 </w:delText>
        </w:r>
      </w:del>
      <w:ins w:id="1110" w:author="Boni" w:date="2014-09-06T23:36:00Z">
        <w:del w:id="1111" w:author="Andrija Ilic" w:date="2015-09-06T19:35:00Z">
          <w:r w:rsidR="00C648DA" w:rsidDel="002A60DA">
            <w:rPr>
              <w:rFonts w:eastAsia="Courier Std"/>
            </w:rPr>
            <w:delText xml:space="preserve">Компонента за </w:delText>
          </w:r>
        </w:del>
      </w:ins>
      <w:ins w:id="1112" w:author="Boni" w:date="2014-09-08T00:08:00Z">
        <w:del w:id="1113" w:author="Andrija Ilic" w:date="2015-09-06T19:35:00Z">
          <w:r w:rsidR="009C6E04" w:rsidDel="002A60DA">
            <w:rPr>
              <w:rFonts w:eastAsia="Courier Std"/>
            </w:rPr>
            <w:delText>интеракцију</w:delText>
          </w:r>
        </w:del>
      </w:ins>
      <w:bookmarkEnd w:id="1076"/>
      <w:del w:id="1114" w:author="Andrija Ilic" w:date="2015-09-06T19:35:00Z">
        <w:r w:rsidDel="002A60DA">
          <w:rPr>
            <w:rFonts w:eastAsia="Courier Std"/>
          </w:rPr>
          <w:delText>Loop, ActionLink If</w:delText>
        </w:r>
        <w:commentRangeEnd w:id="1105"/>
        <w:r w:rsidR="0060385F" w:rsidDel="002A60DA">
          <w:rPr>
            <w:rStyle w:val="CommentReference"/>
            <w:rFonts w:ascii="Times New Roman" w:eastAsiaTheme="minorHAnsi" w:hAnsi="Times New Roman" w:cstheme="minorBidi"/>
            <w:b w:val="0"/>
            <w:bCs w:val="0"/>
          </w:rPr>
          <w:commentReference w:id="1105"/>
        </w:r>
      </w:del>
    </w:p>
    <w:p w14:paraId="5BBCF367" w14:textId="67B9BA90" w:rsidR="00252993" w:rsidDel="002A60DA" w:rsidRDefault="00252993">
      <w:pPr>
        <w:rPr>
          <w:del w:id="1115" w:author="Andrija Ilic" w:date="2015-09-06T19:35:00Z"/>
        </w:rPr>
        <w:pPrChange w:id="1116" w:author="Boni" w:date="2014-09-08T00:08:00Z">
          <w:pPr>
            <w:pStyle w:val="Heading3"/>
          </w:pPr>
        </w:pPrChange>
      </w:pPr>
    </w:p>
    <w:p w14:paraId="7AD29DBE" w14:textId="19EADBA7" w:rsidR="009C6E04" w:rsidDel="002A60DA" w:rsidRDefault="009C6E04" w:rsidP="009C6E04">
      <w:pPr>
        <w:rPr>
          <w:ins w:id="1117" w:author="Boni" w:date="2014-09-08T00:08:00Z"/>
          <w:del w:id="1118" w:author="Andrija Ilic" w:date="2015-09-06T19:35:00Z"/>
        </w:rPr>
      </w:pPr>
      <w:ins w:id="1119" w:author="Boni" w:date="2014-09-08T00:08:00Z">
        <w:del w:id="1120"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121" w:author="Boni" w:date="2014-09-08T00:08:00Z"/>
          <w:del w:id="1122" w:author="Andrija Ilic" w:date="2015-09-06T19:35:00Z"/>
        </w:rPr>
      </w:pPr>
      <w:ins w:id="1123" w:author="Boni" w:date="2014-09-08T00:08:00Z">
        <w:del w:id="1124"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125" w:author="Boni" w:date="2014-09-08T00:08:00Z"/>
          <w:del w:id="1126" w:author="Andrija Ilic" w:date="2015-09-06T19:35:00Z"/>
          <w:b/>
          <w:rPrChange w:id="1127" w:author="Boni" w:date="2014-09-08T03:16:00Z">
            <w:rPr>
              <w:ins w:id="1128" w:author="Boni" w:date="2014-09-08T00:08:00Z"/>
              <w:del w:id="1129" w:author="Andrija Ilic" w:date="2015-09-06T19:35:00Z"/>
            </w:rPr>
          </w:rPrChange>
        </w:rPr>
      </w:pPr>
      <w:ins w:id="1130" w:author="Boni" w:date="2014-09-08T00:08:00Z">
        <w:del w:id="1131" w:author="Andrija Ilic" w:date="2015-09-06T19:35:00Z">
          <w:r w:rsidRPr="005F3F8E" w:rsidDel="002A60DA">
            <w:rPr>
              <w:b/>
              <w:rPrChange w:id="1132" w:author="Boni" w:date="2014-09-08T01:27:00Z">
                <w:rPr>
                  <w:color w:val="0000FF" w:themeColor="hyperlink"/>
                  <w:u w:val="single"/>
                </w:rPr>
              </w:rPrChange>
            </w:rPr>
            <w:delText xml:space="preserve">If – </w:delText>
          </w:r>
        </w:del>
      </w:ins>
      <w:ins w:id="1133" w:author="Boni" w:date="2014-09-08T03:16:00Z">
        <w:del w:id="1134" w:author="Andrija Ilic" w:date="2015-09-06T19:35:00Z">
          <w:r w:rsidRPr="005F3F8E" w:rsidDel="002A60DA">
            <w:rPr>
              <w:rPrChange w:id="1135" w:author="Boni" w:date="2014-09-08T03:17:00Z">
                <w:rPr>
                  <w:b/>
                  <w:color w:val="0000FF" w:themeColor="hyperlink"/>
                  <w:u w:val="single"/>
                </w:rPr>
              </w:rPrChange>
            </w:rPr>
            <w:delText>Условно прика</w:delText>
          </w:r>
        </w:del>
      </w:ins>
      <w:ins w:id="1136" w:author="Boni" w:date="2014-09-08T03:17:00Z">
        <w:del w:id="1137" w:author="Andrija Ilic" w:date="2015-09-06T19:35:00Z">
          <w:r w:rsidRPr="005F3F8E" w:rsidDel="002A60DA">
            <w:rPr>
              <w:rPrChange w:id="1138"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139" w:author="Boni" w:date="2014-09-08T00:08:00Z"/>
          <w:del w:id="1140" w:author="Andrija Ilic" w:date="2015-09-06T19:35:00Z"/>
          <w:b/>
          <w:rPrChange w:id="1141" w:author="Boni" w:date="2014-09-08T03:17:00Z">
            <w:rPr>
              <w:ins w:id="1142" w:author="Boni" w:date="2014-09-08T00:08:00Z"/>
              <w:del w:id="1143" w:author="Andrija Ilic" w:date="2015-09-06T19:35:00Z"/>
            </w:rPr>
          </w:rPrChange>
        </w:rPr>
      </w:pPr>
      <w:ins w:id="1144" w:author="Boni" w:date="2014-09-08T00:08:00Z">
        <w:del w:id="1145" w:author="Andrija Ilic" w:date="2015-09-06T19:35:00Z">
          <w:r w:rsidRPr="005F3F8E" w:rsidDel="002A60DA">
            <w:rPr>
              <w:b/>
              <w:rPrChange w:id="1146" w:author="Boni" w:date="2014-09-08T01:28:00Z">
                <w:rPr>
                  <w:color w:val="0000FF" w:themeColor="hyperlink"/>
                  <w:u w:val="single"/>
                </w:rPr>
              </w:rPrChange>
            </w:rPr>
            <w:delText xml:space="preserve">Loop </w:delText>
          </w:r>
        </w:del>
      </w:ins>
      <w:ins w:id="1147" w:author="Boni" w:date="2014-09-08T03:17:00Z">
        <w:del w:id="1148" w:author="Andrija Ilic" w:date="2015-09-06T19:35:00Z">
          <w:r w:rsidR="0078654E" w:rsidDel="002A60DA">
            <w:rPr>
              <w:b/>
            </w:rPr>
            <w:delText>–</w:delText>
          </w:r>
        </w:del>
      </w:ins>
      <w:ins w:id="1149" w:author="Boni" w:date="2014-09-08T00:08:00Z">
        <w:del w:id="1150" w:author="Andrija Ilic" w:date="2015-09-06T19:35:00Z">
          <w:r w:rsidRPr="005F3F8E" w:rsidDel="002A60DA">
            <w:rPr>
              <w:b/>
              <w:rPrChange w:id="1151" w:author="Boni" w:date="2014-09-08T01:28:00Z">
                <w:rPr>
                  <w:color w:val="0000FF" w:themeColor="hyperlink"/>
                  <w:u w:val="single"/>
                </w:rPr>
              </w:rPrChange>
            </w:rPr>
            <w:delText xml:space="preserve"> </w:delText>
          </w:r>
        </w:del>
      </w:ins>
      <w:ins w:id="1152" w:author="Boni" w:date="2014-09-08T03:17:00Z">
        <w:del w:id="1153" w:author="Andrija Ilic" w:date="2015-09-06T19:35:00Z">
          <w:r w:rsidRPr="005F3F8E" w:rsidDel="002A60DA">
            <w:rPr>
              <w:rPrChange w:id="1154"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155" w:author="Andrija Ilic" w:date="2015-09-06T19:35:00Z"/>
          <w:szCs w:val="24"/>
        </w:rPr>
      </w:pPr>
    </w:p>
    <w:p w14:paraId="5FDE0F8F" w14:textId="23DC771A" w:rsidR="00D60E97" w:rsidDel="002A60DA" w:rsidRDefault="00D60E97" w:rsidP="00D60E97">
      <w:pPr>
        <w:autoSpaceDE w:val="0"/>
        <w:spacing w:line="180" w:lineRule="atLeast"/>
        <w:rPr>
          <w:del w:id="1156" w:author="Andrija Ilic" w:date="2015-09-06T19:35:00Z"/>
          <w:rFonts w:eastAsia="Courier Std" w:cs="Courier Std"/>
          <w:color w:val="000000"/>
          <w:szCs w:val="24"/>
        </w:rPr>
      </w:pPr>
      <w:del w:id="1157"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158" w:author="Andrija Ilic" w:date="2015-09-06T19:35:00Z"/>
          <w:szCs w:val="24"/>
        </w:rPr>
      </w:pPr>
      <w:del w:id="1159"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160" w:author="Andrija Ilic" w:date="2015-09-06T19:35:00Z"/>
          <w:szCs w:val="24"/>
        </w:rPr>
      </w:pPr>
    </w:p>
    <w:p w14:paraId="4948EEA6" w14:textId="73F5686F" w:rsidR="000C7B6C" w:rsidRPr="000C7B6C" w:rsidDel="002A60DA" w:rsidRDefault="000C7B6C" w:rsidP="00EB76D0">
      <w:pPr>
        <w:pStyle w:val="CodeStyle"/>
        <w:rPr>
          <w:del w:id="1161" w:author="Andrija Ilic" w:date="2015-09-06T19:35:00Z"/>
        </w:rPr>
      </w:pPr>
      <w:del w:id="1162"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163" w:author="Andrija Ilic" w:date="2015-09-06T19:35:00Z"/>
        </w:rPr>
      </w:pPr>
      <w:del w:id="1164"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165" w:author="Andrija Ilic" w:date="2015-09-06T19:35:00Z"/>
        </w:rPr>
      </w:pPr>
      <w:del w:id="1166"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167" w:author="Andrija Ilic" w:date="2015-09-06T19:35:00Z"/>
        </w:rPr>
      </w:pPr>
      <w:del w:id="1168"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169" w:author="Andrija Ilic" w:date="2015-09-06T19:35:00Z"/>
        </w:rPr>
      </w:pPr>
      <w:del w:id="1170"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171" w:author="Andrija Ilic" w:date="2015-09-06T19:35:00Z"/>
        </w:rPr>
      </w:pPr>
      <w:del w:id="1172"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173" w:author="Andrija Ilic" w:date="2015-09-06T19:35:00Z"/>
        </w:rPr>
      </w:pPr>
      <w:del w:id="1174"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175" w:author="Andrija Ilic" w:date="2015-09-06T19:35:00Z"/>
        </w:rPr>
      </w:pPr>
      <w:del w:id="1176"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177" w:author="Andrija Ilic" w:date="2015-09-06T19:35:00Z"/>
        </w:rPr>
      </w:pPr>
      <w:del w:id="1178"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179" w:author="Andrija Ilic" w:date="2015-09-06T19:35:00Z"/>
        </w:rPr>
      </w:pPr>
      <w:del w:id="1180"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181" w:author="Andrija Ilic" w:date="2015-09-06T19:35:00Z"/>
          <w:rFonts w:ascii="Times New Roman" w:hAnsi="Times New Roman"/>
          <w:sz w:val="24"/>
        </w:rPr>
      </w:pPr>
      <w:del w:id="1182"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183" w:author="Andrija Ilic" w:date="2015-09-06T19:35:00Z"/>
          <w:szCs w:val="24"/>
        </w:rPr>
      </w:pPr>
      <w:del w:id="1184"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17"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185" w:author="Andrija Ilic" w:date="2015-09-06T19:35:00Z"/>
          <w:szCs w:val="24"/>
        </w:rPr>
      </w:pPr>
      <w:del w:id="1186"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187" w:author="Andrija Ilic" w:date="2015-09-06T19:35:00Z"/>
          <w:szCs w:val="24"/>
        </w:rPr>
      </w:pPr>
      <w:del w:id="1188"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189" w:author="Andrija Ilic" w:date="2015-09-06T19:35:00Z"/>
          <w:color w:val="auto"/>
        </w:rPr>
      </w:pPr>
    </w:p>
    <w:p w14:paraId="675DF123" w14:textId="7D70DD83" w:rsidR="00210582" w:rsidDel="002A60DA" w:rsidRDefault="00210582" w:rsidP="00210582">
      <w:pPr>
        <w:pStyle w:val="CodeStyle"/>
        <w:rPr>
          <w:del w:id="1190" w:author="Andrija Ilic" w:date="2015-09-06T19:35:00Z"/>
          <w:rFonts w:ascii="Consolas" w:hAnsi="Consolas" w:cs="Consolas"/>
          <w:color w:val="auto"/>
        </w:rPr>
      </w:pPr>
      <w:del w:id="1191"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192"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193" w:author="Andrija Ilic" w:date="2015-09-06T19:35:00Z"/>
          <w:rFonts w:eastAsia="Courier Std" w:cs="Courier Std"/>
          <w:color w:val="000000"/>
          <w:szCs w:val="24"/>
        </w:rPr>
      </w:pPr>
      <w:del w:id="1194"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195" w:author="Andrija Ilic" w:date="2015-09-06T19:35:00Z"/>
        </w:rPr>
      </w:pPr>
      <w:del w:id="1196" w:author="Andrija Ilic" w:date="2015-09-06T19:35:00Z">
        <w:r w:rsidRPr="00210582" w:rsidDel="002A60DA">
          <w:delText>&lt;t:if t:test="showUGrid"&gt;</w:delText>
        </w:r>
      </w:del>
    </w:p>
    <w:p w14:paraId="01E4D406" w14:textId="21E8B825" w:rsidR="006F2454" w:rsidDel="002A60DA" w:rsidRDefault="006F2454" w:rsidP="00210582">
      <w:pPr>
        <w:pStyle w:val="CodeStyle"/>
        <w:rPr>
          <w:del w:id="1197" w:author="Andrija Ilic" w:date="2015-09-06T19:35:00Z"/>
          <w:rFonts w:ascii="Times New Roman" w:hAnsi="Times New Roman"/>
          <w:sz w:val="24"/>
        </w:rPr>
      </w:pPr>
    </w:p>
    <w:p w14:paraId="42A6A260" w14:textId="55D89EE0" w:rsidR="00D60E97" w:rsidDel="002A60DA" w:rsidRDefault="00D60E97" w:rsidP="00D60E97">
      <w:pPr>
        <w:pStyle w:val="Heading2"/>
        <w:rPr>
          <w:del w:id="1198" w:author="Andrija Ilic" w:date="2015-09-06T19:35:00Z"/>
        </w:rPr>
      </w:pPr>
      <w:bookmarkStart w:id="1199" w:name="_Toc397909064"/>
      <w:del w:id="1200"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201"/>
        <w:r w:rsidDel="002A60DA">
          <w:rPr>
            <w:rFonts w:eastAsia="Courier Std"/>
          </w:rPr>
          <w:delText>Tapestry5 Jquery библиотек</w:delText>
        </w:r>
      </w:del>
      <w:ins w:id="1202" w:author="Boni" w:date="2014-09-08T22:41:00Z">
        <w:del w:id="1203" w:author="Andrija Ilic" w:date="2015-09-06T19:35:00Z">
          <w:r w:rsidR="00B66062" w:rsidDel="002A60DA">
            <w:rPr>
              <w:rFonts w:eastAsia="Courier Std"/>
            </w:rPr>
            <w:delText>е</w:delText>
          </w:r>
        </w:del>
      </w:ins>
      <w:del w:id="1204" w:author="Andrija Ilic" w:date="2015-09-06T19:35:00Z">
        <w:r w:rsidDel="002A60DA">
          <w:rPr>
            <w:rFonts w:eastAsia="Courier Std"/>
          </w:rPr>
          <w:delText>а</w:delText>
        </w:r>
        <w:commentRangeEnd w:id="1201"/>
        <w:r w:rsidR="0060385F" w:rsidDel="002A60DA">
          <w:rPr>
            <w:rStyle w:val="CommentReference"/>
            <w:rFonts w:ascii="Times New Roman" w:eastAsiaTheme="minorHAnsi" w:hAnsi="Times New Roman" w:cstheme="minorBidi"/>
            <w:b w:val="0"/>
            <w:bCs w:val="0"/>
          </w:rPr>
          <w:commentReference w:id="1201"/>
        </w:r>
        <w:bookmarkEnd w:id="1199"/>
      </w:del>
    </w:p>
    <w:p w14:paraId="0DB01F90" w14:textId="2D896223" w:rsidR="00535529" w:rsidDel="002A60DA" w:rsidRDefault="00535529">
      <w:pPr>
        <w:autoSpaceDE w:val="0"/>
        <w:spacing w:line="180" w:lineRule="atLeast"/>
        <w:jc w:val="both"/>
        <w:rPr>
          <w:ins w:id="1205" w:author="Boni" w:date="2014-09-08T20:04:00Z"/>
          <w:del w:id="1206" w:author="Andrija Ilic" w:date="2015-09-06T19:35:00Z"/>
          <w:szCs w:val="24"/>
        </w:rPr>
        <w:pPrChange w:id="1207"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208" w:author="Boni" w:date="2014-09-08T19:30:00Z"/>
          <w:del w:id="1209" w:author="Andrija Ilic" w:date="2015-09-06T19:35:00Z"/>
          <w:szCs w:val="24"/>
        </w:rPr>
        <w:pPrChange w:id="1210" w:author="Boni" w:date="2014-09-08T19:38:00Z">
          <w:pPr>
            <w:autoSpaceDE w:val="0"/>
            <w:spacing w:line="180" w:lineRule="atLeast"/>
          </w:pPr>
        </w:pPrChange>
      </w:pPr>
      <w:ins w:id="1211" w:author="Boni" w:date="2014-09-08T19:26:00Z">
        <w:del w:id="1212" w:author="Andrija Ilic" w:date="2015-09-06T19:35:00Z">
          <w:r w:rsidDel="002A60DA">
            <w:rPr>
              <w:szCs w:val="24"/>
            </w:rPr>
            <w:delText>Компоненте на страни клијента комуницирају са сервером путем javascript језика,</w:delText>
          </w:r>
        </w:del>
      </w:ins>
      <w:ins w:id="1213" w:author="Boni" w:date="2014-09-08T19:27:00Z">
        <w:del w:id="1214" w:author="Andrija Ilic" w:date="2015-09-06T19:35:00Z">
          <w:r w:rsidDel="002A60DA">
            <w:rPr>
              <w:szCs w:val="24"/>
            </w:rPr>
            <w:delText xml:space="preserve"> Али цео тај процес је за онога ко развија апликацију сакривен. </w:delText>
          </w:r>
        </w:del>
      </w:ins>
      <w:ins w:id="1215" w:author="Boni" w:date="2014-09-08T19:29:00Z">
        <w:del w:id="1216"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217" w:author="Boni" w:date="2014-09-08T19:38:00Z">
        <w:del w:id="1218" w:author="Andrija Ilic" w:date="2015-09-06T19:35:00Z">
          <w:r w:rsidR="002C320C" w:rsidDel="002A60DA">
            <w:rPr>
              <w:szCs w:val="24"/>
            </w:rPr>
            <w:delText>н</w:delText>
          </w:r>
        </w:del>
      </w:ins>
      <w:ins w:id="1219" w:author="Boni" w:date="2014-09-08T19:29:00Z">
        <w:del w:id="1220" w:author="Andrija Ilic" w:date="2015-09-06T19:35:00Z">
          <w:r w:rsidDel="002A60DA">
            <w:rPr>
              <w:szCs w:val="24"/>
            </w:rPr>
            <w:delText>а клијентској страни</w:delText>
          </w:r>
        </w:del>
      </w:ins>
      <w:ins w:id="1221" w:author="Boni" w:date="2014-09-08T19:30:00Z">
        <w:del w:id="1222"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223" w:author="Boni" w:date="2014-09-08T19:38:00Z"/>
          <w:del w:id="1224" w:author="Andrija Ilic" w:date="2015-09-06T19:35:00Z"/>
          <w:szCs w:val="24"/>
        </w:rPr>
        <w:pPrChange w:id="1225" w:author="Boni" w:date="2014-09-08T19:38:00Z">
          <w:pPr>
            <w:autoSpaceDE w:val="0"/>
            <w:spacing w:line="180" w:lineRule="atLeast"/>
          </w:pPr>
        </w:pPrChange>
      </w:pPr>
      <w:ins w:id="1226" w:author="Boni" w:date="2014-09-08T19:30:00Z">
        <w:del w:id="1227"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228" w:author="Boni" w:date="2014-09-08T19:31:00Z">
        <w:del w:id="1229"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230" w:author="Boni" w:date="2014-09-08T19:31:00Z"/>
          <w:del w:id="1231" w:author="Andrija Ilic" w:date="2015-09-06T19:35:00Z"/>
          <w:szCs w:val="24"/>
        </w:rPr>
        <w:pPrChange w:id="1232"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233" w:author="Boni" w:date="2014-09-08T19:43:00Z"/>
          <w:del w:id="1234" w:author="Andrija Ilic" w:date="2015-09-06T19:35:00Z"/>
          <w:szCs w:val="24"/>
        </w:rPr>
        <w:pPrChange w:id="1235" w:author="Boni" w:date="2014-09-08T20:01:00Z">
          <w:pPr>
            <w:autoSpaceDE w:val="0"/>
            <w:spacing w:line="180" w:lineRule="atLeast"/>
          </w:pPr>
        </w:pPrChange>
      </w:pPr>
      <w:ins w:id="1236" w:author="Boni" w:date="2014-09-08T19:31:00Z">
        <w:del w:id="1237" w:author="Andrija Ilic" w:date="2015-09-06T19:35:00Z">
          <w:r w:rsidDel="002A60DA">
            <w:rPr>
              <w:szCs w:val="24"/>
            </w:rPr>
            <w:delText>Како</w:delText>
          </w:r>
        </w:del>
      </w:ins>
      <w:ins w:id="1238" w:author="Boni" w:date="2014-09-08T19:39:00Z">
        <w:del w:id="1239" w:author="Andrija Ilic" w:date="2015-09-06T19:35:00Z">
          <w:r w:rsidR="002C320C" w:rsidDel="002A60DA">
            <w:rPr>
              <w:szCs w:val="24"/>
            </w:rPr>
            <w:delText xml:space="preserve"> је </w:delText>
          </w:r>
        </w:del>
      </w:ins>
      <w:ins w:id="1240" w:author="Boni" w:date="2014-09-08T19:31:00Z">
        <w:del w:id="1241" w:author="Andrija Ilic" w:date="2015-09-06T19:35:00Z">
          <w:r w:rsidDel="002A60DA">
            <w:rPr>
              <w:szCs w:val="24"/>
            </w:rPr>
            <w:delText xml:space="preserve"> javascript </w:delText>
          </w:r>
        </w:del>
      </w:ins>
      <w:ins w:id="1242" w:author="Boni" w:date="2014-09-08T19:39:00Z">
        <w:del w:id="1243" w:author="Andrija Ilic" w:date="2015-09-06T19:35:00Z">
          <w:r w:rsidR="002C320C" w:rsidDel="002A60DA">
            <w:rPr>
              <w:szCs w:val="24"/>
            </w:rPr>
            <w:delText>на ниском нивоу апстракције,</w:delText>
          </w:r>
        </w:del>
      </w:ins>
      <w:ins w:id="1244" w:author="Boni" w:date="2014-09-08T19:40:00Z">
        <w:del w:id="1245" w:author="Andrija Ilic" w:date="2015-09-06T19:35:00Z">
          <w:r w:rsidR="002C320C" w:rsidDel="002A60DA">
            <w:rPr>
              <w:szCs w:val="24"/>
            </w:rPr>
            <w:delText xml:space="preserve"> Tapestry долази са две библиотеке Prototype и Scriptaculous</w:delText>
          </w:r>
        </w:del>
      </w:ins>
      <w:ins w:id="1246" w:author="Boni" w:date="2014-09-08T19:41:00Z">
        <w:del w:id="1247" w:author="Andrija Ilic" w:date="2015-09-06T19:35:00Z">
          <w:r w:rsidR="002C320C" w:rsidDel="002A60DA">
            <w:rPr>
              <w:szCs w:val="24"/>
            </w:rPr>
            <w:delText xml:space="preserve"> уз</w:delText>
          </w:r>
        </w:del>
      </w:ins>
      <w:ins w:id="1248" w:author="Boni" w:date="2014-09-08T19:40:00Z">
        <w:del w:id="1249" w:author="Andrija Ilic" w:date="2015-09-06T19:35:00Z">
          <w:r w:rsidR="002C320C" w:rsidDel="002A60DA">
            <w:rPr>
              <w:szCs w:val="24"/>
            </w:rPr>
            <w:delText xml:space="preserve"> </w:delText>
          </w:r>
        </w:del>
      </w:ins>
      <w:ins w:id="1250" w:author="Boni" w:date="2014-09-08T19:41:00Z">
        <w:del w:id="1251"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252" w:author="Boni" w:date="2014-09-08T19:42:00Z">
        <w:del w:id="1253" w:author="Andrija Ilic" w:date="2015-09-06T19:35:00Z">
          <w:r w:rsidR="002C320C" w:rsidDel="002A60DA">
            <w:rPr>
              <w:szCs w:val="24"/>
            </w:rPr>
            <w:delText>иблиотека</w:delText>
          </w:r>
        </w:del>
      </w:ins>
      <w:ins w:id="1254" w:author="Boni" w:date="2014-09-08T19:43:00Z">
        <w:del w:id="1255"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256" w:author="Boni" w:date="2014-09-08T19:45:00Z"/>
          <w:del w:id="1257" w:author="Andrija Ilic" w:date="2015-09-06T19:35:00Z"/>
        </w:rPr>
        <w:pPrChange w:id="1258" w:author="Boni" w:date="2014-09-08T20:01:00Z">
          <w:pPr>
            <w:autoSpaceDE w:val="0"/>
            <w:spacing w:line="180" w:lineRule="atLeast"/>
          </w:pPr>
        </w:pPrChange>
      </w:pPr>
      <w:ins w:id="1259" w:author="Boni" w:date="2014-09-08T19:43:00Z">
        <w:del w:id="1260" w:author="Andrija Ilic" w:date="2015-09-06T19:35:00Z">
          <w:r w:rsidDel="002A60DA">
            <w:delText>Додавање соспствених библиотека се може урадити на више начина</w:delText>
          </w:r>
        </w:del>
      </w:ins>
      <w:ins w:id="1261" w:author="Boni" w:date="2014-09-08T19:44:00Z">
        <w:del w:id="1262" w:author="Andrija Ilic" w:date="2015-09-06T19:35:00Z">
          <w:r w:rsidDel="002A60DA">
            <w:delText xml:space="preserve">. Може се користити </w:delText>
          </w:r>
          <w:r w:rsidRPr="002C320C" w:rsidDel="002A60DA">
            <w:rPr>
              <w:rStyle w:val="CodeStyleChar"/>
              <w:rPrChange w:id="1263"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264" w:author="Boni" w:date="2014-09-08T19:44:00Z">
                <w:rPr>
                  <w:rStyle w:val="CodeStyleChar"/>
                </w:rPr>
              </w:rPrChange>
            </w:rPr>
            <w:delText>таг</w:delText>
          </w:r>
          <w:r w:rsidDel="002A60DA">
            <w:delText xml:space="preserve"> унут</w:delText>
          </w:r>
        </w:del>
      </w:ins>
      <w:ins w:id="1265" w:author="Boni" w:date="2014-09-08T19:45:00Z">
        <w:del w:id="1266"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267" w:author="Boni" w:date="2014-09-08T19:45:00Z"/>
          <w:del w:id="1268" w:author="Andrija Ilic" w:date="2015-09-06T19:35:00Z"/>
          <w:rFonts w:cs="Times New Roman"/>
          <w:sz w:val="16"/>
          <w:szCs w:val="16"/>
        </w:rPr>
        <w:pPrChange w:id="1269" w:author="Boni" w:date="2014-09-08T19:45:00Z">
          <w:pPr>
            <w:spacing w:after="0" w:line="240" w:lineRule="auto"/>
          </w:pPr>
        </w:pPrChange>
      </w:pPr>
      <w:ins w:id="1270" w:author="Boni" w:date="2014-09-08T19:45:00Z">
        <w:del w:id="1271"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272" w:author="Boni" w:date="2014-09-08T19:45:00Z"/>
          <w:del w:id="1273" w:author="Andrija Ilic" w:date="2015-09-06T19:35:00Z"/>
          <w:rFonts w:cs="Times New Roman"/>
          <w:sz w:val="16"/>
          <w:szCs w:val="16"/>
        </w:rPr>
        <w:pPrChange w:id="1274" w:author="Boni" w:date="2014-09-08T19:45:00Z">
          <w:pPr>
            <w:spacing w:after="0" w:line="240" w:lineRule="auto"/>
          </w:pPr>
        </w:pPrChange>
      </w:pPr>
      <w:ins w:id="1275" w:author="Boni" w:date="2014-09-08T19:45:00Z">
        <w:del w:id="1276"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1277" w:author="Boni" w:date="2014-09-08T19:45:00Z"/>
          <w:del w:id="1278" w:author="Andrija Ilic" w:date="2015-09-06T19:35:00Z"/>
          <w:rFonts w:cs="Times New Roman"/>
          <w:sz w:val="16"/>
          <w:szCs w:val="16"/>
        </w:rPr>
        <w:pPrChange w:id="1279" w:author="Boni" w:date="2014-09-08T19:45:00Z">
          <w:pPr>
            <w:spacing w:after="0" w:line="240" w:lineRule="auto"/>
          </w:pPr>
        </w:pPrChange>
      </w:pPr>
      <w:ins w:id="1280" w:author="Boni" w:date="2014-09-08T19:45:00Z">
        <w:del w:id="1281"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1282" w:author="Boni" w:date="2014-09-08T19:45:00Z"/>
          <w:del w:id="1283" w:author="Andrija Ilic" w:date="2015-09-06T19:35:00Z"/>
          <w:rFonts w:cs="Times New Roman"/>
          <w:sz w:val="16"/>
          <w:szCs w:val="16"/>
        </w:rPr>
        <w:pPrChange w:id="1284" w:author="Boni" w:date="2014-09-08T19:45:00Z">
          <w:pPr>
            <w:spacing w:after="0" w:line="240" w:lineRule="auto"/>
          </w:pPr>
        </w:pPrChange>
      </w:pPr>
      <w:ins w:id="1285" w:author="Boni" w:date="2014-09-08T19:45:00Z">
        <w:del w:id="1286" w:author="Andrija Ilic" w:date="2015-09-06T19:35:00Z">
          <w:r w:rsidRPr="002C320C" w:rsidDel="002A60DA">
            <w:delText>{</w:delText>
          </w:r>
        </w:del>
      </w:ins>
    </w:p>
    <w:p w14:paraId="6EEE7C0C" w14:textId="773554D2" w:rsidR="002C320C" w:rsidRPr="002C320C" w:rsidDel="002A60DA" w:rsidRDefault="002C320C">
      <w:pPr>
        <w:pStyle w:val="CodeStyle"/>
        <w:rPr>
          <w:ins w:id="1287" w:author="Boni" w:date="2014-09-08T19:45:00Z"/>
          <w:del w:id="1288" w:author="Andrija Ilic" w:date="2015-09-06T19:35:00Z"/>
          <w:rFonts w:cs="Times New Roman"/>
          <w:sz w:val="16"/>
          <w:szCs w:val="16"/>
        </w:rPr>
        <w:pPrChange w:id="1289" w:author="Boni" w:date="2014-09-08T19:45:00Z">
          <w:pPr>
            <w:spacing w:after="0" w:line="240" w:lineRule="auto"/>
          </w:pPr>
        </w:pPrChange>
      </w:pPr>
      <w:ins w:id="1290" w:author="Boni" w:date="2014-09-08T19:45:00Z">
        <w:del w:id="1291" w:author="Andrija Ilic" w:date="2015-09-06T19:35:00Z">
          <w:r w:rsidRPr="002C320C" w:rsidDel="002A60DA">
            <w:delText> . . .</w:delText>
          </w:r>
        </w:del>
      </w:ins>
    </w:p>
    <w:p w14:paraId="4E19CC46" w14:textId="350C015A" w:rsidR="002C320C" w:rsidDel="002A60DA" w:rsidRDefault="002C320C">
      <w:pPr>
        <w:pStyle w:val="CodeStyle"/>
        <w:rPr>
          <w:ins w:id="1292" w:author="Boni" w:date="2014-09-08T19:47:00Z"/>
          <w:del w:id="1293" w:author="Andrija Ilic" w:date="2015-09-06T19:35:00Z"/>
        </w:rPr>
        <w:pPrChange w:id="1294" w:author="Boni" w:date="2014-09-08T19:45:00Z">
          <w:pPr>
            <w:autoSpaceDE w:val="0"/>
            <w:spacing w:line="180" w:lineRule="atLeast"/>
          </w:pPr>
        </w:pPrChange>
      </w:pPr>
      <w:ins w:id="1295" w:author="Boni" w:date="2014-09-08T19:45:00Z">
        <w:del w:id="1296" w:author="Andrija Ilic" w:date="2015-09-06T19:35:00Z">
          <w:r w:rsidRPr="002C320C" w:rsidDel="002A60DA">
            <w:delText>}</w:delText>
          </w:r>
        </w:del>
      </w:ins>
    </w:p>
    <w:p w14:paraId="4EBE7345" w14:textId="5614957E" w:rsidR="00EC13BC" w:rsidDel="002A60DA" w:rsidRDefault="00EC13BC">
      <w:pPr>
        <w:pStyle w:val="NoSpacing"/>
        <w:jc w:val="both"/>
        <w:rPr>
          <w:ins w:id="1297" w:author="Boni" w:date="2014-09-08T19:50:00Z"/>
          <w:del w:id="1298" w:author="Andrija Ilic" w:date="2015-09-06T19:35:00Z"/>
        </w:rPr>
        <w:pPrChange w:id="1299" w:author="Boni" w:date="2014-09-08T20:01:00Z">
          <w:pPr>
            <w:autoSpaceDE w:val="0"/>
            <w:spacing w:line="180" w:lineRule="atLeast"/>
          </w:pPr>
        </w:pPrChange>
      </w:pPr>
      <w:ins w:id="1300" w:author="Boni" w:date="2014-09-08T19:47:00Z">
        <w:del w:id="1301" w:author="Andrija Ilic" w:date="2015-09-06T19:35:00Z">
          <w:r w:rsidDel="002A60DA">
            <w:delText xml:space="preserve">Кључна реч </w:delText>
          </w:r>
          <w:r w:rsidRPr="00EC13BC" w:rsidDel="002A60DA">
            <w:rPr>
              <w:rStyle w:val="CodeStyleChar"/>
              <w:rPrChange w:id="1302" w:author="Boni" w:date="2014-09-08T19:47:00Z">
                <w:rPr/>
              </w:rPrChange>
            </w:rPr>
            <w:delText>context</w:delText>
          </w:r>
          <w:r w:rsidDel="002A60DA">
            <w:rPr>
              <w:rStyle w:val="CodeStyleChar"/>
            </w:rPr>
            <w:delText xml:space="preserve"> </w:delText>
          </w:r>
          <w:r w:rsidRPr="00EC13BC" w:rsidDel="002A60DA">
            <w:rPr>
              <w:rPrChange w:id="1303" w:author="Boni" w:date="2014-09-08T19:47:00Z">
                <w:rPr>
                  <w:rStyle w:val="CodeStyleChar"/>
                </w:rPr>
              </w:rPrChange>
            </w:rPr>
            <w:delText>п</w:delText>
          </w:r>
        </w:del>
      </w:ins>
      <w:ins w:id="1304" w:author="Boni" w:date="2014-09-08T19:48:00Z">
        <w:del w:id="1305"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1306" w:author="Boni" w:date="2014-09-08T19:49:00Z">
        <w:del w:id="1307"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1308" w:author="Boni" w:date="2014-09-08T19:50:00Z">
        <w:del w:id="1309" w:author="Andrija Ilic" w:date="2015-09-06T19:35:00Z">
          <w:r w:rsidDel="002A60DA">
            <w:delText>библиотеке.</w:delText>
          </w:r>
        </w:del>
      </w:ins>
    </w:p>
    <w:p w14:paraId="7B58EFBC" w14:textId="6EB7EF58" w:rsidR="00EC13BC" w:rsidDel="002A60DA" w:rsidRDefault="00EC13BC">
      <w:pPr>
        <w:pStyle w:val="NoSpacing"/>
        <w:rPr>
          <w:ins w:id="1310" w:author="Boni" w:date="2014-09-08T19:52:00Z"/>
          <w:del w:id="1311" w:author="Andrija Ilic" w:date="2015-09-06T19:35:00Z"/>
        </w:rPr>
        <w:pPrChange w:id="1312" w:author="Boni" w:date="2014-09-08T19:47:00Z">
          <w:pPr>
            <w:autoSpaceDE w:val="0"/>
            <w:spacing w:line="180" w:lineRule="atLeast"/>
          </w:pPr>
        </w:pPrChange>
      </w:pPr>
    </w:p>
    <w:p w14:paraId="1DF1FF0D" w14:textId="321E649F" w:rsidR="00493148" w:rsidDel="002A60DA" w:rsidRDefault="00EC13BC">
      <w:pPr>
        <w:pStyle w:val="NoSpacing"/>
        <w:jc w:val="both"/>
        <w:rPr>
          <w:ins w:id="1313" w:author="Boni" w:date="2014-09-08T19:59:00Z"/>
          <w:del w:id="1314" w:author="Andrija Ilic" w:date="2015-09-06T19:35:00Z"/>
        </w:rPr>
        <w:pPrChange w:id="1315" w:author="Boni" w:date="2014-09-08T19:59:00Z">
          <w:pPr>
            <w:autoSpaceDE w:val="0"/>
            <w:spacing w:line="180" w:lineRule="atLeast"/>
          </w:pPr>
        </w:pPrChange>
      </w:pPr>
      <w:ins w:id="1316" w:author="Boni" w:date="2014-09-08T19:52:00Z">
        <w:del w:id="1317" w:author="Andrija Ilic" w:date="2015-09-06T19:35:00Z">
          <w:r w:rsidDel="002A60DA">
            <w:delText>Логовање  на клијентској страни</w:delText>
          </w:r>
        </w:del>
      </w:ins>
      <w:ins w:id="1318" w:author="Boni" w:date="2014-09-08T19:55:00Z">
        <w:del w:id="1319" w:author="Andrija Ilic" w:date="2015-09-06T19:35:00Z">
          <w:r w:rsidDel="002A60DA">
            <w:delText xml:space="preserve"> је остварено уз помоћ Blackbird javascript конзоле. Tapestry објекти за логова</w:delText>
          </w:r>
        </w:del>
      </w:ins>
      <w:ins w:id="1320" w:author="Boni" w:date="2014-09-08T19:56:00Z">
        <w:del w:id="1321" w:author="Andrija Ilic" w:date="2015-09-06T19:35:00Z">
          <w:r w:rsidDel="002A60DA">
            <w:delText>ње имају три функције: debug, warn и error.</w:delText>
          </w:r>
          <w:r w:rsidR="001B2FB4" w:rsidDel="002A60DA">
            <w:delText xml:space="preserve"> Свак</w:delText>
          </w:r>
        </w:del>
      </w:ins>
      <w:ins w:id="1322" w:author="Boni" w:date="2014-09-08T19:57:00Z">
        <w:del w:id="1323" w:author="Andrija Ilic" w:date="2015-09-06T19:35:00Z">
          <w:r w:rsidR="001B2FB4" w:rsidDel="002A60DA">
            <w:delText>ој од њих може се доделити и опциони патерн</w:delText>
          </w:r>
        </w:del>
      </w:ins>
      <w:ins w:id="1324" w:author="Boni" w:date="2014-09-08T19:58:00Z">
        <w:del w:id="1325"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1326" w:author="Boni" w:date="2014-09-08T19:59:00Z">
        <w:del w:id="1327"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1328" w:author="Boni" w:date="2014-09-08T19:59:00Z"/>
          <w:del w:id="1329" w:author="Andrija Ilic" w:date="2015-09-06T19:35:00Z"/>
        </w:rPr>
        <w:pPrChange w:id="1330" w:author="Boni" w:date="2014-09-08T19:59:00Z">
          <w:pPr>
            <w:autoSpaceDE w:val="0"/>
            <w:spacing w:line="180" w:lineRule="atLeast"/>
          </w:pPr>
        </w:pPrChange>
      </w:pPr>
    </w:p>
    <w:p w14:paraId="0D540CE7" w14:textId="3973E040" w:rsidR="00493148" w:rsidDel="002A60DA" w:rsidRDefault="00493148">
      <w:pPr>
        <w:pStyle w:val="NoSpacing"/>
        <w:jc w:val="both"/>
        <w:rPr>
          <w:ins w:id="1331" w:author="Boni" w:date="2014-09-08T20:00:00Z"/>
          <w:del w:id="1332" w:author="Andrija Ilic" w:date="2015-09-06T19:35:00Z"/>
        </w:rPr>
        <w:pPrChange w:id="1333" w:author="Boni" w:date="2014-09-08T19:59:00Z">
          <w:pPr>
            <w:autoSpaceDE w:val="0"/>
            <w:spacing w:line="180" w:lineRule="atLeast"/>
          </w:pPr>
        </w:pPrChange>
      </w:pPr>
      <w:ins w:id="1334" w:author="Boni" w:date="2014-09-08T19:59:00Z">
        <w:del w:id="1335" w:author="Andrija Ilic" w:date="2015-09-06T19:35:00Z">
          <w:r w:rsidDel="002A60DA">
            <w:delText>Пример кода за логовање порука</w:delText>
          </w:r>
        </w:del>
      </w:ins>
      <w:ins w:id="1336" w:author="Boni" w:date="2014-09-08T20:00:00Z">
        <w:del w:id="1337" w:author="Andrija Ilic" w:date="2015-09-06T19:35:00Z">
          <w:r w:rsidDel="002A60DA">
            <w:delText>:</w:delText>
          </w:r>
        </w:del>
      </w:ins>
    </w:p>
    <w:p w14:paraId="6C7FC1C6" w14:textId="2D6ECF84" w:rsidR="00493148" w:rsidRPr="00493148" w:rsidDel="002A60DA" w:rsidRDefault="00493148">
      <w:pPr>
        <w:pStyle w:val="NoSpacing"/>
        <w:jc w:val="both"/>
        <w:rPr>
          <w:ins w:id="1338" w:author="Boni" w:date="2014-09-08T19:59:00Z"/>
          <w:del w:id="1339" w:author="Andrija Ilic" w:date="2015-09-06T19:35:00Z"/>
        </w:rPr>
        <w:pPrChange w:id="1340" w:author="Boni" w:date="2014-09-08T19:59:00Z">
          <w:pPr>
            <w:autoSpaceDE w:val="0"/>
            <w:spacing w:line="180" w:lineRule="atLeast"/>
          </w:pPr>
        </w:pPrChange>
      </w:pPr>
    </w:p>
    <w:p w14:paraId="7C39AA2F" w14:textId="7163B4CA" w:rsidR="00493148" w:rsidRPr="00493148" w:rsidDel="002A60DA" w:rsidRDefault="00493148">
      <w:pPr>
        <w:pStyle w:val="CodeStyle"/>
        <w:rPr>
          <w:ins w:id="1341" w:author="Boni" w:date="2014-09-08T19:59:00Z"/>
          <w:del w:id="1342" w:author="Andrija Ilic" w:date="2015-09-06T19:35:00Z"/>
          <w:rFonts w:cs="Times New Roman"/>
          <w:sz w:val="15"/>
          <w:szCs w:val="15"/>
        </w:rPr>
        <w:pPrChange w:id="1343" w:author="Boni" w:date="2014-09-08T19:59:00Z">
          <w:pPr>
            <w:spacing w:after="0" w:line="240" w:lineRule="auto"/>
            <w:jc w:val="both"/>
          </w:pPr>
        </w:pPrChange>
      </w:pPr>
      <w:ins w:id="1344" w:author="Boni" w:date="2014-09-08T19:59:00Z">
        <w:del w:id="1345"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1346" w:author="Boni" w:date="2014-09-08T19:59:00Z"/>
          <w:del w:id="1347" w:author="Andrija Ilic" w:date="2015-09-06T19:35:00Z"/>
          <w:rFonts w:cs="Times New Roman"/>
          <w:sz w:val="15"/>
          <w:szCs w:val="15"/>
        </w:rPr>
        <w:pPrChange w:id="1348" w:author="Boni" w:date="2014-09-08T19:59:00Z">
          <w:pPr>
            <w:spacing w:after="0" w:line="240" w:lineRule="auto"/>
            <w:jc w:val="both"/>
          </w:pPr>
        </w:pPrChange>
      </w:pPr>
      <w:ins w:id="1349" w:author="Boni" w:date="2014-09-08T19:59:00Z">
        <w:del w:id="1350"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1351" w:author="Boni" w:date="2014-09-08T19:52:00Z"/>
          <w:del w:id="1352" w:author="Andrija Ilic" w:date="2015-09-06T19:35:00Z"/>
        </w:rPr>
        <w:pPrChange w:id="1353" w:author="Boni" w:date="2014-09-08T19:59:00Z">
          <w:pPr>
            <w:autoSpaceDE w:val="0"/>
            <w:spacing w:line="180" w:lineRule="atLeast"/>
          </w:pPr>
        </w:pPrChange>
      </w:pPr>
      <w:ins w:id="1354" w:author="Boni" w:date="2014-09-08T19:59:00Z">
        <w:del w:id="1355" w:author="Andrija Ilic" w:date="2015-09-06T19:35:00Z">
          <w:r w:rsidRPr="00493148" w:rsidDel="002A60DA">
            <w:delText>Tapestry.error("Server is not available.");</w:delText>
          </w:r>
        </w:del>
      </w:ins>
      <w:ins w:id="1356" w:author="Boni" w:date="2014-09-08T19:52:00Z">
        <w:del w:id="1357" w:author="Andrija Ilic" w:date="2015-09-06T19:35:00Z">
          <w:r w:rsidR="00EC13BC" w:rsidDel="002A60DA">
            <w:delText xml:space="preserve"> </w:delText>
          </w:r>
        </w:del>
      </w:ins>
    </w:p>
    <w:p w14:paraId="51E9092C" w14:textId="355111B1" w:rsidR="00EC13BC" w:rsidDel="002A60DA" w:rsidRDefault="00EC13BC">
      <w:pPr>
        <w:pStyle w:val="NoSpacing"/>
        <w:rPr>
          <w:ins w:id="1358" w:author="Boni" w:date="2014-09-08T20:03:00Z"/>
          <w:del w:id="1359" w:author="Andrija Ilic" w:date="2015-09-06T19:35:00Z"/>
        </w:rPr>
        <w:pPrChange w:id="1360" w:author="Boni" w:date="2014-09-08T19:47:00Z">
          <w:pPr>
            <w:autoSpaceDE w:val="0"/>
            <w:spacing w:line="180" w:lineRule="atLeast"/>
          </w:pPr>
        </w:pPrChange>
      </w:pPr>
    </w:p>
    <w:p w14:paraId="7411C85B" w14:textId="31D714AA" w:rsidR="00B66062" w:rsidDel="002A60DA" w:rsidRDefault="00B66062">
      <w:pPr>
        <w:pStyle w:val="Heading3"/>
        <w:rPr>
          <w:ins w:id="1361" w:author="Boni" w:date="2014-09-08T22:42:00Z"/>
          <w:del w:id="1362" w:author="Andrija Ilic" w:date="2015-09-06T19:35:00Z"/>
        </w:rPr>
        <w:pPrChange w:id="1363" w:author="Boni" w:date="2014-09-08T22:42:00Z">
          <w:pPr>
            <w:autoSpaceDE w:val="0"/>
            <w:spacing w:line="180" w:lineRule="atLeast"/>
          </w:pPr>
        </w:pPrChange>
      </w:pPr>
      <w:ins w:id="1364" w:author="Boni" w:date="2014-09-08T22:41:00Z">
        <w:del w:id="1365" w:author="Andrija Ilic" w:date="2015-09-06T19:35:00Z">
          <w:r w:rsidDel="002A60DA">
            <w:delText xml:space="preserve">2.2.1 Tapestry Jquery </w:delText>
          </w:r>
        </w:del>
      </w:ins>
      <w:ins w:id="1366" w:author="Boni" w:date="2014-09-08T22:42:00Z">
        <w:del w:id="1367" w:author="Andrija Ilic" w:date="2015-09-06T19:35:00Z">
          <w:r w:rsidDel="002A60DA">
            <w:delText>библиотека</w:delText>
          </w:r>
        </w:del>
      </w:ins>
    </w:p>
    <w:p w14:paraId="6940300F" w14:textId="23409341" w:rsidR="00B66062" w:rsidRPr="00B66062" w:rsidDel="002A60DA" w:rsidRDefault="00B66062">
      <w:pPr>
        <w:rPr>
          <w:ins w:id="1368" w:author="Boni" w:date="2014-09-08T22:41:00Z"/>
          <w:del w:id="1369" w:author="Andrija Ilic" w:date="2015-09-06T19:35:00Z"/>
        </w:rPr>
        <w:pPrChange w:id="1370" w:author="Boni" w:date="2014-09-08T22:42:00Z">
          <w:pPr>
            <w:autoSpaceDE w:val="0"/>
            <w:spacing w:line="180" w:lineRule="atLeast"/>
          </w:pPr>
        </w:pPrChange>
      </w:pPr>
    </w:p>
    <w:p w14:paraId="5E80A9F5" w14:textId="75B7A922" w:rsidR="00535529" w:rsidRPr="008639CA" w:rsidDel="002A60DA" w:rsidRDefault="00535529">
      <w:pPr>
        <w:pStyle w:val="NoSpacing"/>
        <w:rPr>
          <w:ins w:id="1371" w:author="Boni" w:date="2014-09-08T20:04:00Z"/>
          <w:del w:id="1372" w:author="Andrija Ilic" w:date="2015-09-06T19:35:00Z"/>
        </w:rPr>
        <w:pPrChange w:id="1373" w:author="Boni" w:date="2014-09-08T19:47:00Z">
          <w:pPr>
            <w:autoSpaceDE w:val="0"/>
            <w:spacing w:line="180" w:lineRule="atLeast"/>
          </w:pPr>
        </w:pPrChange>
      </w:pPr>
      <w:ins w:id="1374" w:author="Boni" w:date="2014-09-08T20:05:00Z">
        <w:del w:id="1375" w:author="Andrija Ilic" w:date="2015-09-06T19:35:00Z">
          <w:r w:rsidDel="002A60DA">
            <w:delText>Б</w:delText>
          </w:r>
        </w:del>
      </w:ins>
      <w:ins w:id="1376" w:author="Boni" w:date="2014-09-08T20:04:00Z">
        <w:del w:id="1377" w:author="Andrija Ilic" w:date="2015-09-06T19:35:00Z">
          <w:r w:rsidDel="002A60DA">
            <w:delText>иблиотека која је</w:delText>
          </w:r>
        </w:del>
      </w:ins>
      <w:ins w:id="1378" w:author="Boni" w:date="2014-09-08T20:05:00Z">
        <w:del w:id="1379" w:author="Andrija Ilic" w:date="2015-09-06T19:35:00Z">
          <w:r w:rsidDel="002A60DA">
            <w:delText xml:space="preserve"> такође</w:delText>
          </w:r>
        </w:del>
      </w:ins>
      <w:ins w:id="1380" w:author="Boni" w:date="2014-09-08T20:04:00Z">
        <w:del w:id="1381" w:author="Andrija Ilic" w:date="2015-09-06T19:35:00Z">
          <w:r w:rsidDel="002A60DA">
            <w:delText xml:space="preserve"> развијена уз помоћ </w:delText>
          </w:r>
        </w:del>
      </w:ins>
      <w:ins w:id="1382" w:author="Boni" w:date="2014-09-08T20:05:00Z">
        <w:del w:id="1383" w:author="Andrija Ilic" w:date="2015-09-06T19:35:00Z">
          <w:r w:rsidDel="002A60DA">
            <w:delText xml:space="preserve">javascripta је и Jquery библиотека. Уз помоћ ње </w:delText>
          </w:r>
        </w:del>
      </w:ins>
      <w:ins w:id="1384" w:author="Boni" w:date="2014-09-08T20:08:00Z">
        <w:del w:id="1385" w:author="Andrija Ilic" w:date="2015-09-06T19:35:00Z">
          <w:r w:rsidR="00D34D4B" w:rsidDel="002A60DA">
            <w:delText>су</w:delText>
          </w:r>
        </w:del>
      </w:ins>
      <w:ins w:id="1386" w:author="Boni" w:date="2014-09-08T20:09:00Z">
        <w:del w:id="1387" w:author="Andrija Ilic" w:date="2015-09-06T19:35:00Z">
          <w:r w:rsidR="00D34D4B" w:rsidDel="002A60DA">
            <w:delText xml:space="preserve"> написане све</w:delText>
          </w:r>
        </w:del>
      </w:ins>
      <w:ins w:id="1388" w:author="Boni" w:date="2014-09-08T22:46:00Z">
        <w:del w:id="1389" w:author="Andrija Ilic" w:date="2015-09-06T19:35:00Z">
          <w:r w:rsidR="008639CA" w:rsidDel="002A60DA">
            <w:delText xml:space="preserve"> основ</w:delText>
          </w:r>
        </w:del>
      </w:ins>
      <w:ins w:id="1390" w:author="Boni" w:date="2014-09-08T22:47:00Z">
        <w:del w:id="1391" w:author="Andrija Ilic" w:date="2015-09-06T19:35:00Z">
          <w:r w:rsidR="008639CA" w:rsidDel="002A60DA">
            <w:delText>не</w:delText>
          </w:r>
        </w:del>
      </w:ins>
      <w:ins w:id="1392" w:author="Boni" w:date="2014-09-08T20:09:00Z">
        <w:del w:id="1393" w:author="Andrija Ilic" w:date="2015-09-06T19:35:00Z">
          <w:r w:rsidR="00D34D4B" w:rsidDel="002A60DA">
            <w:delText xml:space="preserve"> компонете које покрива  </w:delText>
          </w:r>
        </w:del>
      </w:ins>
      <w:ins w:id="1394" w:author="Boni" w:date="2014-09-08T22:47:00Z">
        <w:del w:id="1395"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1396" w:author="Andrija Ilic" w:date="2015-09-06T19:35:00Z"/>
        </w:rPr>
        <w:pPrChange w:id="1397"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1398" w:author="Andrija Ilic" w:date="2015-09-06T19:35:00Z"/>
          <w:szCs w:val="24"/>
        </w:rPr>
      </w:pPr>
      <w:del w:id="1399" w:author="Andrija Ilic" w:date="2015-09-06T19:35:00Z">
        <w:r w:rsidDel="002A60DA">
          <w:rPr>
            <w:rFonts w:eastAsia="Courier Std" w:cs="Courier Std"/>
            <w:color w:val="000000"/>
            <w:szCs w:val="24"/>
          </w:rPr>
          <w:delText xml:space="preserve">Ово је open source библиотека </w:delText>
        </w:r>
      </w:del>
      <w:ins w:id="1400" w:author="Boni" w:date="2014-09-08T22:40:00Z">
        <w:del w:id="1401" w:author="Andrija Ilic" w:date="2015-09-06T19:35:00Z">
          <w:r w:rsidR="00B66062" w:rsidDel="002A60DA">
            <w:rPr>
              <w:rFonts w:eastAsia="Courier Std" w:cs="Courier Std"/>
              <w:color w:val="000000"/>
              <w:szCs w:val="24"/>
            </w:rPr>
            <w:delText>о</w:delText>
          </w:r>
        </w:del>
      </w:ins>
      <w:ins w:id="1402" w:author="Boni" w:date="2014-09-08T22:41:00Z">
        <w:del w:id="1403" w:author="Andrija Ilic" w:date="2015-09-06T19:35:00Z">
          <w:r w:rsidR="00B66062" w:rsidDel="002A60DA">
            <w:rPr>
              <w:rFonts w:eastAsia="Courier Std" w:cs="Courier Std"/>
              <w:color w:val="000000"/>
              <w:szCs w:val="24"/>
            </w:rPr>
            <w:delText xml:space="preserve">твореног кода </w:delText>
          </w:r>
        </w:del>
      </w:ins>
      <w:del w:id="1404"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1405" w:author="Andrija Ilic" w:date="2015-09-06T19:35:00Z"/>
          <w:szCs w:val="24"/>
        </w:rPr>
      </w:pPr>
    </w:p>
    <w:p w14:paraId="06AFF6FF" w14:textId="436281DB" w:rsidR="00D60E97" w:rsidDel="002A60DA" w:rsidRDefault="00D60E97" w:rsidP="00D60E97">
      <w:pPr>
        <w:autoSpaceDE w:val="0"/>
        <w:spacing w:line="180" w:lineRule="atLeast"/>
        <w:rPr>
          <w:del w:id="1406" w:author="Andrija Ilic" w:date="2015-09-06T19:35:00Z"/>
          <w:rFonts w:ascii="monospace" w:hAnsi="monospace"/>
          <w:b/>
          <w:color w:val="000080"/>
          <w:sz w:val="21"/>
          <w:szCs w:val="24"/>
        </w:rPr>
      </w:pPr>
      <w:del w:id="1407"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1408"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1409" w:author="Andrija Ilic" w:date="2015-09-06T19:35:00Z"/>
        </w:rPr>
      </w:pPr>
      <w:del w:id="1410"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1411" w:author="Andrija Ilic" w:date="2015-09-06T19:35:00Z"/>
        </w:rPr>
      </w:pPr>
      <w:del w:id="1412"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1413" w:author="Andrija Ilic" w:date="2015-09-06T19:35:00Z"/>
        </w:rPr>
      </w:pPr>
      <w:del w:id="1414"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1415" w:author="Andrija Ilic" w:date="2015-09-06T19:35:00Z"/>
        </w:rPr>
      </w:pPr>
      <w:del w:id="1416"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1417" w:author="Andrija Ilic" w:date="2015-09-06T19:35:00Z"/>
        </w:rPr>
      </w:pPr>
      <w:del w:id="1418" w:author="Andrija Ilic" w:date="2015-09-06T19:35:00Z">
        <w:r w:rsidRPr="006F2454" w:rsidDel="002A60DA">
          <w:delText>&lt;/dependency&gt;</w:delText>
        </w:r>
      </w:del>
    </w:p>
    <w:p w14:paraId="447FC71E" w14:textId="2AD48669" w:rsidR="00D60E97" w:rsidDel="002A60DA" w:rsidRDefault="00D60E97" w:rsidP="00D60E97">
      <w:pPr>
        <w:rPr>
          <w:ins w:id="1419" w:author="Boni" w:date="2014-09-08T22:45:00Z"/>
          <w:del w:id="1420" w:author="Andrija Ilic" w:date="2015-09-06T19:35:00Z"/>
        </w:rPr>
      </w:pPr>
    </w:p>
    <w:p w14:paraId="75069B7E" w14:textId="3233869A" w:rsidR="008639CA" w:rsidRPr="006F2454" w:rsidDel="002A60DA" w:rsidRDefault="008639CA" w:rsidP="008639CA">
      <w:pPr>
        <w:pStyle w:val="Heading3"/>
        <w:rPr>
          <w:del w:id="1421" w:author="Andrija Ilic" w:date="2015-09-06T19:35:00Z"/>
        </w:rPr>
      </w:pPr>
      <w:moveToRangeStart w:id="1422" w:author="Boni" w:date="2014-09-08T22:45:00Z" w:name="move397979643"/>
      <w:moveTo w:id="1423" w:author="Boni" w:date="2014-09-08T22:45:00Z">
        <w:del w:id="1424"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1425" w:author="Andrija Ilic" w:date="2015-09-06T19:35:00Z"/>
          <w:szCs w:val="24"/>
        </w:rPr>
      </w:pPr>
    </w:p>
    <w:p w14:paraId="17AF254C" w14:textId="4BA64C58" w:rsidR="008639CA" w:rsidRPr="00974C1D" w:rsidDel="002A60DA" w:rsidRDefault="008639CA" w:rsidP="008639CA">
      <w:pPr>
        <w:autoSpaceDE w:val="0"/>
        <w:spacing w:line="180" w:lineRule="atLeast"/>
        <w:rPr>
          <w:del w:id="1426" w:author="Andrija Ilic" w:date="2015-09-06T19:35:00Z"/>
          <w:szCs w:val="24"/>
        </w:rPr>
      </w:pPr>
      <w:moveTo w:id="1427" w:author="Boni" w:date="2014-09-08T22:45:00Z">
        <w:del w:id="1428"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1429" w:author="Andrija Ilic" w:date="2015-09-06T19:35:00Z"/>
          <w:szCs w:val="24"/>
        </w:rPr>
      </w:pPr>
    </w:p>
    <w:p w14:paraId="0BA47C6A" w14:textId="382B35BD" w:rsidR="008639CA" w:rsidRPr="00970538" w:rsidDel="002A60DA" w:rsidRDefault="008639CA" w:rsidP="008639CA">
      <w:pPr>
        <w:pStyle w:val="CodeStyle"/>
        <w:rPr>
          <w:del w:id="1430" w:author="Andrija Ilic" w:date="2015-09-06T19:35:00Z"/>
          <w:color w:val="auto"/>
        </w:rPr>
      </w:pPr>
      <w:moveTo w:id="1431" w:author="Boni" w:date="2014-09-08T22:45:00Z">
        <w:del w:id="1432"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1433" w:author="Andrija Ilic" w:date="2015-09-06T19:35:00Z"/>
          <w:color w:val="auto"/>
        </w:rPr>
      </w:pPr>
      <w:moveTo w:id="1434" w:author="Boni" w:date="2014-09-08T22:45:00Z">
        <w:del w:id="1435"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1436" w:author="Andrija Ilic" w:date="2015-09-06T19:35:00Z"/>
          <w:color w:val="auto"/>
        </w:rPr>
      </w:pPr>
      <w:moveTo w:id="1437" w:author="Boni" w:date="2014-09-08T22:45:00Z">
        <w:del w:id="1438"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1439" w:author="Andrija Ilic" w:date="2015-09-06T19:35:00Z"/>
          <w:color w:val="auto"/>
        </w:rPr>
      </w:pPr>
      <w:moveTo w:id="1440" w:author="Boni" w:date="2014-09-08T22:45:00Z">
        <w:del w:id="1441"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1442" w:author="Andrija Ilic" w:date="2015-09-06T19:35:00Z"/>
          <w:color w:val="auto"/>
        </w:rPr>
      </w:pPr>
      <w:moveTo w:id="1443" w:author="Boni" w:date="2014-09-08T22:45:00Z">
        <w:del w:id="1444"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1445" w:author="Andrija Ilic" w:date="2015-09-06T19:35:00Z"/>
          <w:color w:val="auto"/>
        </w:rPr>
      </w:pPr>
      <w:moveTo w:id="1446" w:author="Boni" w:date="2014-09-08T22:45:00Z">
        <w:del w:id="1447"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1448" w:author="Andrija Ilic" w:date="2015-09-06T19:35:00Z"/>
          <w:color w:val="auto"/>
        </w:rPr>
      </w:pPr>
      <w:moveTo w:id="1449" w:author="Boni" w:date="2014-09-08T22:45:00Z">
        <w:del w:id="1450"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1451" w:author="Andrija Ilic" w:date="2015-09-06T19:35:00Z"/>
          <w:rFonts w:ascii="Times New Roman" w:hAnsi="Times New Roman"/>
          <w:sz w:val="24"/>
          <w:szCs w:val="24"/>
        </w:rPr>
      </w:pPr>
      <w:moveTo w:id="1452" w:author="Boni" w:date="2014-09-08T22:45:00Z">
        <w:del w:id="1453"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1454" w:author="Andrija Ilic" w:date="2015-09-06T19:35:00Z"/>
          <w:szCs w:val="24"/>
        </w:rPr>
      </w:pPr>
    </w:p>
    <w:p w14:paraId="5339E6D1" w14:textId="24A766DC" w:rsidR="008639CA" w:rsidDel="002A60DA" w:rsidRDefault="008639CA" w:rsidP="008639CA">
      <w:pPr>
        <w:autoSpaceDE w:val="0"/>
        <w:spacing w:line="180" w:lineRule="atLeast"/>
        <w:rPr>
          <w:del w:id="1455" w:author="Andrija Ilic" w:date="2015-09-06T19:35:00Z"/>
          <w:szCs w:val="24"/>
        </w:rPr>
      </w:pPr>
      <w:moveTo w:id="1456" w:author="Boni" w:date="2014-09-08T22:45:00Z">
        <w:del w:id="1457"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1458" w:author="Andrija Ilic" w:date="2015-09-06T19:35:00Z"/>
          <w:szCs w:val="24"/>
        </w:rPr>
      </w:pPr>
      <w:moveTo w:id="1459" w:author="Boni" w:date="2014-09-08T22:45:00Z">
        <w:del w:id="1460"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1461" w:author="Andrija Ilic" w:date="2015-09-06T19:35:00Z"/>
        </w:rPr>
      </w:pPr>
      <w:moveTo w:id="1462" w:author="Boni" w:date="2014-09-08T22:45:00Z">
        <w:del w:id="1463"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1464" w:author="Andrija Ilic" w:date="2015-09-06T19:35:00Z"/>
          <w:szCs w:val="24"/>
        </w:rPr>
      </w:pPr>
    </w:p>
    <w:p w14:paraId="43EC852A" w14:textId="24329E13" w:rsidR="008639CA" w:rsidRPr="00974C1D" w:rsidDel="002A60DA" w:rsidRDefault="008639CA" w:rsidP="008639CA">
      <w:pPr>
        <w:rPr>
          <w:del w:id="1465" w:author="Andrija Ilic" w:date="2015-09-06T19:35:00Z"/>
          <w:rFonts w:eastAsia="Courier Std" w:cs="Courier Std"/>
          <w:color w:val="000000"/>
          <w:szCs w:val="24"/>
        </w:rPr>
      </w:pPr>
      <w:moveTo w:id="1466" w:author="Boni" w:date="2014-09-08T22:45:00Z">
        <w:del w:id="1467"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1468" w:author="Andrija Ilic" w:date="2015-09-06T19:35:00Z"/>
        </w:rPr>
      </w:pPr>
      <w:moveTo w:id="1469" w:author="Boni" w:date="2014-09-08T22:45:00Z">
        <w:del w:id="1470"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1471" w:author="Boni" w:date="2014-09-08T22:46:00Z"/>
          <w:del w:id="1472" w:author="Andrija Ilic" w:date="2015-09-06T19:35:00Z"/>
        </w:rPr>
      </w:pPr>
    </w:p>
    <w:p w14:paraId="77B052BA" w14:textId="05B528E7" w:rsidR="008639CA" w:rsidRPr="008639CA" w:rsidDel="002A60DA" w:rsidRDefault="008639CA">
      <w:pPr>
        <w:pStyle w:val="NoSpacing"/>
        <w:rPr>
          <w:del w:id="1473" w:author="Andrija Ilic" w:date="2015-09-06T19:35:00Z"/>
          <w:rPrChange w:id="1474" w:author="Boni" w:date="2014-09-08T22:46:00Z">
            <w:rPr>
              <w:del w:id="1475" w:author="Andrija Ilic" w:date="2015-09-06T19:35:00Z"/>
            </w:rPr>
          </w:rPrChange>
        </w:rPr>
        <w:pPrChange w:id="1476" w:author="Boni" w:date="2014-09-08T22:46:00Z">
          <w:pPr>
            <w:pStyle w:val="CodeStyle"/>
            <w:ind w:left="0"/>
          </w:pPr>
        </w:pPrChange>
      </w:pPr>
    </w:p>
    <w:p w14:paraId="426298B0" w14:textId="10C0E444" w:rsidR="008639CA" w:rsidDel="002A60DA" w:rsidRDefault="008639CA" w:rsidP="008639CA">
      <w:pPr>
        <w:pStyle w:val="CodeStyle"/>
        <w:ind w:left="0"/>
        <w:rPr>
          <w:ins w:id="1477" w:author="Boni" w:date="2014-09-08T22:46:00Z"/>
          <w:del w:id="1478" w:author="Andrija Ilic" w:date="2015-09-06T19:35:00Z"/>
          <w:rFonts w:ascii="Times New Roman" w:hAnsi="Times New Roman" w:cs="Times New Roman"/>
        </w:rPr>
      </w:pPr>
      <w:moveTo w:id="1479" w:author="Boni" w:date="2014-09-08T22:45:00Z">
        <w:del w:id="1480"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1481" w:author="Andrija Ilic" w:date="2015-09-06T19:35:00Z"/>
          <w:rPrChange w:id="1482" w:author="Boni" w:date="2014-09-08T22:46:00Z">
            <w:rPr>
              <w:del w:id="1483" w:author="Andrija Ilic" w:date="2015-09-06T19:35:00Z"/>
              <w:rFonts w:ascii="Times New Roman" w:hAnsi="Times New Roman" w:cs="Times New Roman"/>
            </w:rPr>
          </w:rPrChange>
        </w:rPr>
        <w:pPrChange w:id="1484" w:author="Boni" w:date="2014-09-08T22:46:00Z">
          <w:pPr>
            <w:pStyle w:val="CodeStyle"/>
            <w:ind w:left="0"/>
          </w:pPr>
        </w:pPrChange>
      </w:pPr>
    </w:p>
    <w:p w14:paraId="1EA99823" w14:textId="73B106F7" w:rsidR="008639CA" w:rsidRPr="008639CA" w:rsidDel="002A60DA" w:rsidRDefault="008639CA" w:rsidP="008639CA">
      <w:pPr>
        <w:pStyle w:val="CodeStyle"/>
        <w:ind w:left="0"/>
        <w:rPr>
          <w:del w:id="1485" w:author="Andrija Ilic" w:date="2015-09-06T19:35:00Z"/>
          <w:rFonts w:cs="Courier New"/>
          <w:sz w:val="24"/>
          <w:szCs w:val="24"/>
          <w:rPrChange w:id="1486" w:author="Boni" w:date="2014-09-08T22:45:00Z">
            <w:rPr>
              <w:del w:id="1487" w:author="Andrija Ilic" w:date="2015-09-06T19:35:00Z"/>
              <w:rFonts w:cs="Courier New"/>
            </w:rPr>
          </w:rPrChange>
        </w:rPr>
      </w:pPr>
      <w:moveTo w:id="1488" w:author="Boni" w:date="2014-09-08T22:45:00Z">
        <w:del w:id="1489" w:author="Andrija Ilic" w:date="2015-09-06T19:35:00Z">
          <w:r w:rsidRPr="008639CA" w:rsidDel="002A60DA">
            <w:rPr>
              <w:rFonts w:ascii="Times New Roman" w:hAnsi="Times New Roman" w:cs="Times New Roman"/>
              <w:sz w:val="24"/>
              <w:szCs w:val="24"/>
              <w:rPrChange w:id="1490" w:author="Boni" w:date="2014-09-08T22:45:00Z">
                <w:rPr>
                  <w:rFonts w:ascii="Times New Roman" w:hAnsi="Times New Roman" w:cs="Times New Roman"/>
                </w:rPr>
              </w:rPrChange>
            </w:rPr>
            <w:delText>Слика 6. Изглед dataField компоненте</w:delText>
          </w:r>
        </w:del>
      </w:moveTo>
    </w:p>
    <w:p w14:paraId="6B3E3820" w14:textId="6A61ADC2" w:rsidR="008639CA" w:rsidRPr="008639CA" w:rsidDel="002A60DA" w:rsidRDefault="008639CA" w:rsidP="008639CA">
      <w:pPr>
        <w:rPr>
          <w:del w:id="1491" w:author="Andrija Ilic" w:date="2015-09-06T19:35:00Z"/>
          <w:szCs w:val="24"/>
        </w:rPr>
      </w:pPr>
      <w:moveTo w:id="1492" w:author="Boni" w:date="2014-09-08T22:45:00Z">
        <w:del w:id="1493" w:author="Andrija Ilic" w:date="2015-09-06T19:35:00Z">
          <w:r w:rsidRPr="008639CA" w:rsidDel="002A60DA">
            <w:rPr>
              <w:szCs w:val="24"/>
            </w:rPr>
            <w:delText xml:space="preserve"> </w:delText>
          </w:r>
        </w:del>
      </w:moveTo>
    </w:p>
    <w:moveToRangeEnd w:id="1422"/>
    <w:p w14:paraId="4CFC136B" w14:textId="4053DEDE" w:rsidR="008639CA" w:rsidRPr="008639CA" w:rsidDel="002A60DA" w:rsidRDefault="008639CA" w:rsidP="00D60E97">
      <w:pPr>
        <w:rPr>
          <w:del w:id="1494" w:author="Andrija Ilic" w:date="2015-09-06T19:35:00Z"/>
        </w:rPr>
      </w:pPr>
    </w:p>
    <w:p w14:paraId="7D81CA02" w14:textId="18009D66" w:rsidR="00D60E97" w:rsidDel="002A60DA" w:rsidRDefault="00D60E97" w:rsidP="00D60E97">
      <w:pPr>
        <w:autoSpaceDE w:val="0"/>
        <w:spacing w:line="180" w:lineRule="atLeast"/>
        <w:rPr>
          <w:del w:id="1495" w:author="Andrija Ilic" w:date="2015-09-06T19:35:00Z"/>
          <w:b/>
          <w:bCs/>
          <w:szCs w:val="24"/>
        </w:rPr>
      </w:pPr>
    </w:p>
    <w:p w14:paraId="772F9C45" w14:textId="10F5D910" w:rsidR="00D60E97" w:rsidDel="002A60DA" w:rsidRDefault="00D60E97" w:rsidP="00D60E97">
      <w:pPr>
        <w:pStyle w:val="Heading3"/>
        <w:rPr>
          <w:del w:id="1496" w:author="Andrija Ilic" w:date="2015-09-06T19:35:00Z"/>
        </w:rPr>
      </w:pPr>
      <w:bookmarkStart w:id="1497" w:name="_Toc397909065"/>
      <w:commentRangeStart w:id="1498"/>
      <w:del w:id="1499" w:author="Andrija Ilic" w:date="2015-09-06T19:35:00Z">
        <w:r w:rsidDel="002A60DA">
          <w:rPr>
            <w:rFonts w:eastAsia="Courier Std"/>
          </w:rPr>
          <w:delText xml:space="preserve">2.2.1 </w:delText>
        </w:r>
      </w:del>
      <w:ins w:id="1500" w:author="Boni" w:date="2014-09-08T22:42:00Z">
        <w:del w:id="1501" w:author="Andrija Ilic" w:date="2015-09-06T19:35:00Z">
          <w:r w:rsidR="00B66062" w:rsidDel="002A60DA">
            <w:rPr>
              <w:rFonts w:eastAsia="Courier Std"/>
            </w:rPr>
            <w:delText xml:space="preserve">2 </w:delText>
          </w:r>
        </w:del>
      </w:ins>
      <w:del w:id="1502" w:author="Andrija Ilic" w:date="2015-09-06T19:35:00Z">
        <w:r w:rsidDel="002A60DA">
          <w:rPr>
            <w:rFonts w:eastAsia="Courier Std"/>
          </w:rPr>
          <w:delText xml:space="preserve">AutoComplete </w:delText>
        </w:r>
      </w:del>
      <w:ins w:id="1503" w:author="Boni" w:date="2014-09-08T00:51:00Z">
        <w:del w:id="1504" w:author="Andrija Ilic" w:date="2015-09-06T19:35:00Z">
          <w:r w:rsidR="000A0BC3" w:rsidDel="002A60DA">
            <w:rPr>
              <w:rFonts w:eastAsia="Courier Std"/>
            </w:rPr>
            <w:delText>Ta</w:delText>
          </w:r>
        </w:del>
      </w:ins>
      <w:ins w:id="1505" w:author="Boni" w:date="2014-09-08T00:52:00Z">
        <w:del w:id="1506" w:author="Andrija Ilic" w:date="2015-09-06T19:35:00Z">
          <w:r w:rsidR="000A0BC3" w:rsidDel="002A60DA">
            <w:rPr>
              <w:rFonts w:eastAsia="Courier Std"/>
            </w:rPr>
            <w:delText>pestry</w:delText>
          </w:r>
        </w:del>
      </w:ins>
      <w:ins w:id="1507" w:author="Boni" w:date="2014-09-08T00:51:00Z">
        <w:del w:id="1508" w:author="Andrija Ilic" w:date="2015-09-06T19:35:00Z">
          <w:r w:rsidR="000A0BC3" w:rsidDel="002A60DA">
            <w:rPr>
              <w:rFonts w:eastAsia="Courier Std"/>
            </w:rPr>
            <w:delText xml:space="preserve"> </w:delText>
          </w:r>
        </w:del>
      </w:ins>
      <w:del w:id="1509" w:author="Andrija Ilic" w:date="2015-09-06T19:35:00Z">
        <w:r w:rsidDel="002A60DA">
          <w:rPr>
            <w:rFonts w:eastAsia="Courier Std"/>
          </w:rPr>
          <w:delText>Mixin</w:delText>
        </w:r>
        <w:commentRangeEnd w:id="1498"/>
        <w:r w:rsidR="0060385F" w:rsidDel="002A60DA">
          <w:rPr>
            <w:rStyle w:val="CommentReference"/>
            <w:rFonts w:ascii="Times New Roman" w:eastAsiaTheme="minorHAnsi" w:hAnsi="Times New Roman" w:cstheme="minorBidi"/>
            <w:b w:val="0"/>
            <w:bCs w:val="0"/>
          </w:rPr>
          <w:commentReference w:id="1498"/>
        </w:r>
        <w:bookmarkEnd w:id="1497"/>
      </w:del>
    </w:p>
    <w:p w14:paraId="788AF27B" w14:textId="78FDCDA5" w:rsidR="00D60E97" w:rsidDel="002A60DA" w:rsidRDefault="00D60E97" w:rsidP="00D60E97">
      <w:pPr>
        <w:autoSpaceDE w:val="0"/>
        <w:spacing w:line="180" w:lineRule="atLeast"/>
        <w:rPr>
          <w:ins w:id="1510" w:author="Boni" w:date="2014-09-08T00:52:00Z"/>
          <w:del w:id="1511" w:author="Andrija Ilic" w:date="2015-09-06T19:35:00Z"/>
          <w:szCs w:val="24"/>
        </w:rPr>
      </w:pPr>
    </w:p>
    <w:p w14:paraId="05855CC9" w14:textId="6C9D12AD" w:rsidR="000A0BC3" w:rsidRPr="000A0BC3" w:rsidDel="002A60DA" w:rsidRDefault="000A0BC3" w:rsidP="00D60E97">
      <w:pPr>
        <w:autoSpaceDE w:val="0"/>
        <w:spacing w:line="180" w:lineRule="atLeast"/>
        <w:rPr>
          <w:ins w:id="1512" w:author="Boni" w:date="2014-09-08T00:51:00Z"/>
          <w:del w:id="1513" w:author="Andrija Ilic" w:date="2015-09-06T19:35:00Z"/>
          <w:szCs w:val="24"/>
        </w:rPr>
      </w:pPr>
      <w:ins w:id="1514" w:author="Boni" w:date="2014-09-08T00:52:00Z">
        <w:del w:id="1515" w:author="Andrija Ilic" w:date="2015-09-06T19:35:00Z">
          <w:r w:rsidDel="002A60DA">
            <w:rPr>
              <w:szCs w:val="24"/>
            </w:rPr>
            <w:delText>Mixin се користи за измену понаша</w:delText>
          </w:r>
        </w:del>
      </w:ins>
      <w:ins w:id="1516" w:author="Boni" w:date="2014-09-08T00:53:00Z">
        <w:del w:id="1517" w:author="Andrija Ilic" w:date="2015-09-06T19:35:00Z">
          <w:r w:rsidDel="002A60DA">
            <w:rPr>
              <w:szCs w:val="24"/>
            </w:rPr>
            <w:delText>ња компоне</w:delText>
          </w:r>
        </w:del>
      </w:ins>
      <w:ins w:id="1518" w:author="Boni" w:date="2014-09-08T00:54:00Z">
        <w:del w:id="1519" w:author="Andrija Ilic" w:date="2015-09-06T19:35:00Z">
          <w:r w:rsidDel="002A60DA">
            <w:rPr>
              <w:szCs w:val="24"/>
            </w:rPr>
            <w:delText>нт</w:delText>
          </w:r>
        </w:del>
      </w:ins>
      <w:ins w:id="1520" w:author="Boni" w:date="2014-09-08T00:53:00Z">
        <w:del w:id="1521" w:author="Andrija Ilic" w:date="2015-09-06T19:35:00Z">
          <w:r w:rsidDel="002A60DA">
            <w:rPr>
              <w:szCs w:val="24"/>
            </w:rPr>
            <w:delText xml:space="preserve">и. Такође како компоненте могу бити изведене </w:delText>
          </w:r>
        </w:del>
      </w:ins>
      <w:ins w:id="1522" w:author="Boni" w:date="2014-09-08T00:54:00Z">
        <w:del w:id="1523" w:author="Andrija Ilic" w:date="2015-09-06T19:35:00Z">
          <w:r w:rsidDel="002A60DA">
            <w:rPr>
              <w:szCs w:val="24"/>
            </w:rPr>
            <w:delText>с</w:delText>
          </w:r>
        </w:del>
      </w:ins>
      <w:ins w:id="1524" w:author="Boni" w:date="2014-09-08T00:53:00Z">
        <w:del w:id="1525" w:author="Andrija Ilic" w:date="2015-09-06T19:35:00Z">
          <w:r w:rsidDel="002A60DA">
            <w:rPr>
              <w:szCs w:val="24"/>
            </w:rPr>
            <w:delText>амо из једне над класе,</w:delText>
          </w:r>
        </w:del>
      </w:ins>
      <w:ins w:id="1526" w:author="Boni" w:date="2014-09-08T00:55:00Z">
        <w:del w:id="1527" w:author="Andrija Ilic" w:date="2015-09-06T19:35:00Z">
          <w:r w:rsidDel="002A60DA">
            <w:rPr>
              <w:szCs w:val="24"/>
            </w:rPr>
            <w:delText xml:space="preserve"> али зато им може бити додато више mixina. </w:delText>
          </w:r>
        </w:del>
      </w:ins>
      <w:ins w:id="1528" w:author="Boni" w:date="2014-09-08T00:53:00Z">
        <w:del w:id="1529"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1530" w:author="Andrija Ilic" w:date="2015-09-06T19:35:00Z"/>
          <w:szCs w:val="24"/>
        </w:rPr>
      </w:pPr>
    </w:p>
    <w:p w14:paraId="44D4504A" w14:textId="3E25B0DB" w:rsidR="00D60E97" w:rsidDel="002A60DA" w:rsidRDefault="00D60E97" w:rsidP="00D60E97">
      <w:pPr>
        <w:autoSpaceDE w:val="0"/>
        <w:spacing w:line="180" w:lineRule="atLeast"/>
        <w:rPr>
          <w:del w:id="1531" w:author="Andrija Ilic" w:date="2015-09-06T19:35:00Z"/>
          <w:szCs w:val="24"/>
        </w:rPr>
      </w:pPr>
      <w:del w:id="1532"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1533" w:author="Andrija Ilic" w:date="2015-09-06T19:35:00Z"/>
          <w:szCs w:val="24"/>
        </w:rPr>
      </w:pPr>
    </w:p>
    <w:p w14:paraId="7ACD4469" w14:textId="702BA36A" w:rsidR="00D60E97" w:rsidDel="002A60DA" w:rsidRDefault="006008E1" w:rsidP="006008E1">
      <w:pPr>
        <w:pStyle w:val="CodeStyle"/>
        <w:ind w:left="0"/>
        <w:rPr>
          <w:del w:id="1534" w:author="Andrija Ilic" w:date="2015-09-06T19:35:00Z"/>
          <w:rFonts w:ascii="Times New Roman" w:hAnsi="Times New Roman"/>
          <w:sz w:val="24"/>
        </w:rPr>
      </w:pPr>
      <w:del w:id="1535"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1536"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1537" w:author="Andrija Ilic" w:date="2015-09-06T19:35:00Z"/>
          <w:szCs w:val="24"/>
        </w:rPr>
      </w:pPr>
    </w:p>
    <w:p w14:paraId="7B15450D" w14:textId="272DC94A" w:rsidR="00D60E97" w:rsidRPr="006F2454" w:rsidDel="002A60DA" w:rsidRDefault="006F2454" w:rsidP="008639CA">
      <w:pPr>
        <w:pStyle w:val="Heading3"/>
        <w:rPr>
          <w:del w:id="1538" w:author="Andrija Ilic" w:date="2015-09-06T19:35:00Z"/>
        </w:rPr>
      </w:pPr>
      <w:bookmarkStart w:id="1539" w:name="_Toc397909066"/>
      <w:del w:id="1540" w:author="Andrija Ilic" w:date="2015-09-06T19:35:00Z">
        <w:r w:rsidDel="002A60DA">
          <w:rPr>
            <w:rFonts w:eastAsia="Courier Std"/>
          </w:rPr>
          <w:delText xml:space="preserve">2.2.2 </w:delText>
        </w:r>
      </w:del>
      <w:moveFromRangeStart w:id="1541" w:author="Boni" w:date="2014-09-08T22:45:00Z" w:name="move397979643"/>
      <w:moveFrom w:id="1542" w:author="Boni" w:date="2014-09-08T22:45:00Z">
        <w:del w:id="1543" w:author="Andrija Ilic" w:date="2015-09-06T19:35:00Z">
          <w:r w:rsidR="00D60E97" w:rsidRPr="006F2454" w:rsidDel="002A60DA">
            <w:rPr>
              <w:rFonts w:eastAsia="Courier Std"/>
            </w:rPr>
            <w:delText>Zone компонента</w:delText>
          </w:r>
        </w:del>
      </w:moveFrom>
      <w:bookmarkEnd w:id="1539"/>
    </w:p>
    <w:p w14:paraId="7A06F77C" w14:textId="228FD428" w:rsidR="00D60E97" w:rsidDel="002A60DA" w:rsidRDefault="00D60E97">
      <w:pPr>
        <w:pStyle w:val="Heading3"/>
        <w:rPr>
          <w:del w:id="1544" w:author="Andrija Ilic" w:date="2015-09-06T19:35:00Z"/>
          <w:szCs w:val="24"/>
        </w:rPr>
        <w:pPrChange w:id="1545" w:author="Boni" w:date="2014-09-08T22:45:00Z">
          <w:pPr>
            <w:autoSpaceDE w:val="0"/>
            <w:spacing w:line="180" w:lineRule="atLeast"/>
          </w:pPr>
        </w:pPrChange>
      </w:pPr>
    </w:p>
    <w:p w14:paraId="7851424F" w14:textId="15E08B6E" w:rsidR="00D60E97" w:rsidRPr="00974C1D" w:rsidDel="002A60DA" w:rsidRDefault="00D60E97">
      <w:pPr>
        <w:pStyle w:val="Heading3"/>
        <w:rPr>
          <w:del w:id="1546" w:author="Andrija Ilic" w:date="2015-09-06T19:35:00Z"/>
          <w:szCs w:val="24"/>
        </w:rPr>
        <w:pPrChange w:id="1547" w:author="Boni" w:date="2014-09-08T22:45:00Z">
          <w:pPr>
            <w:autoSpaceDE w:val="0"/>
            <w:spacing w:line="180" w:lineRule="atLeast"/>
          </w:pPr>
        </w:pPrChange>
      </w:pPr>
      <w:moveFrom w:id="1548" w:author="Boni" w:date="2014-09-08T22:45:00Z">
        <w:del w:id="1549"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1550" w:author="Andrija Ilic" w:date="2015-09-06T19:35:00Z"/>
          <w:szCs w:val="24"/>
        </w:rPr>
        <w:pPrChange w:id="1551" w:author="Boni" w:date="2014-09-08T22:45:00Z">
          <w:pPr>
            <w:autoSpaceDE w:val="0"/>
            <w:spacing w:line="180" w:lineRule="atLeast"/>
          </w:pPr>
        </w:pPrChange>
      </w:pPr>
    </w:p>
    <w:p w14:paraId="5685BF68" w14:textId="3328FD48" w:rsidR="00970538" w:rsidRPr="00970538" w:rsidDel="002A60DA" w:rsidRDefault="00970538">
      <w:pPr>
        <w:pStyle w:val="Heading3"/>
        <w:rPr>
          <w:del w:id="1552" w:author="Andrija Ilic" w:date="2015-09-06T19:35:00Z"/>
        </w:rPr>
        <w:pPrChange w:id="1553" w:author="Boni" w:date="2014-09-08T22:45:00Z">
          <w:pPr>
            <w:pStyle w:val="CodeStyle"/>
          </w:pPr>
        </w:pPrChange>
      </w:pPr>
      <w:moveFrom w:id="1554" w:author="Boni" w:date="2014-09-08T22:45:00Z">
        <w:del w:id="1555"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1556" w:author="Andrija Ilic" w:date="2015-09-06T19:35:00Z"/>
        </w:rPr>
        <w:pPrChange w:id="1557" w:author="Boni" w:date="2014-09-08T22:45:00Z">
          <w:pPr>
            <w:pStyle w:val="CodeStyle"/>
          </w:pPr>
        </w:pPrChange>
      </w:pPr>
      <w:moveFrom w:id="1558" w:author="Boni" w:date="2014-09-08T22:45:00Z">
        <w:del w:id="1559"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1560" w:author="Andrija Ilic" w:date="2015-09-06T19:35:00Z"/>
        </w:rPr>
        <w:pPrChange w:id="1561" w:author="Boni" w:date="2014-09-08T22:45:00Z">
          <w:pPr>
            <w:pStyle w:val="CodeStyle"/>
          </w:pPr>
        </w:pPrChange>
      </w:pPr>
      <w:moveFrom w:id="1562" w:author="Boni" w:date="2014-09-08T22:45:00Z">
        <w:del w:id="1563"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1564" w:author="Andrija Ilic" w:date="2015-09-06T19:35:00Z"/>
        </w:rPr>
        <w:pPrChange w:id="1565" w:author="Boni" w:date="2014-09-08T22:45:00Z">
          <w:pPr>
            <w:pStyle w:val="CodeStyle"/>
          </w:pPr>
        </w:pPrChange>
      </w:pPr>
      <w:moveFrom w:id="1566" w:author="Boni" w:date="2014-09-08T22:45:00Z">
        <w:del w:id="1567"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1568" w:author="Andrija Ilic" w:date="2015-09-06T19:35:00Z"/>
        </w:rPr>
        <w:pPrChange w:id="1569" w:author="Boni" w:date="2014-09-08T22:45:00Z">
          <w:pPr>
            <w:pStyle w:val="CodeStyle"/>
            <w:ind w:left="1440" w:firstLine="720"/>
          </w:pPr>
        </w:pPrChange>
      </w:pPr>
      <w:moveFrom w:id="1570" w:author="Boni" w:date="2014-09-08T22:45:00Z">
        <w:del w:id="1571"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1572" w:author="Andrija Ilic" w:date="2015-09-06T19:35:00Z"/>
        </w:rPr>
        <w:pPrChange w:id="1573" w:author="Boni" w:date="2014-09-08T22:45:00Z">
          <w:pPr>
            <w:pStyle w:val="CodeStyle"/>
          </w:pPr>
        </w:pPrChange>
      </w:pPr>
      <w:moveFrom w:id="1574" w:author="Boni" w:date="2014-09-08T22:45:00Z">
        <w:del w:id="1575"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1576" w:author="Andrija Ilic" w:date="2015-09-06T19:35:00Z"/>
        </w:rPr>
        <w:pPrChange w:id="1577" w:author="Boni" w:date="2014-09-08T22:45:00Z">
          <w:pPr>
            <w:pStyle w:val="CodeStyle"/>
          </w:pPr>
        </w:pPrChange>
      </w:pPr>
      <w:moveFrom w:id="1578" w:author="Boni" w:date="2014-09-08T22:45:00Z">
        <w:del w:id="1579" w:author="Andrija Ilic" w:date="2015-09-06T19:35:00Z">
          <w:r w:rsidRPr="00970538" w:rsidDel="002A60DA">
            <w:tab/>
            <w:delText>&lt;/div&gt;</w:delText>
          </w:r>
        </w:del>
      </w:moveFrom>
    </w:p>
    <w:p w14:paraId="6DF28638" w14:textId="48852370" w:rsidR="00D60E97" w:rsidRPr="00970538" w:rsidDel="002A60DA" w:rsidRDefault="00970538">
      <w:pPr>
        <w:pStyle w:val="Heading3"/>
        <w:rPr>
          <w:del w:id="1580" w:author="Andrija Ilic" w:date="2015-09-06T19:35:00Z"/>
          <w:rFonts w:ascii="Times New Roman" w:hAnsi="Times New Roman"/>
          <w:sz w:val="24"/>
          <w:szCs w:val="24"/>
        </w:rPr>
        <w:pPrChange w:id="1581" w:author="Boni" w:date="2014-09-08T22:45:00Z">
          <w:pPr>
            <w:pStyle w:val="CodeStyle"/>
          </w:pPr>
        </w:pPrChange>
      </w:pPr>
      <w:moveFrom w:id="1582" w:author="Boni" w:date="2014-09-08T22:45:00Z">
        <w:del w:id="1583" w:author="Andrija Ilic" w:date="2015-09-06T19:35:00Z">
          <w:r w:rsidRPr="00970538" w:rsidDel="002A60DA">
            <w:delText>&lt;/t:zone&gt;</w:delText>
          </w:r>
        </w:del>
      </w:moveFrom>
    </w:p>
    <w:p w14:paraId="0C13FC5F" w14:textId="36AD48F8" w:rsidR="00D60E97" w:rsidDel="002A60DA" w:rsidRDefault="00D60E97">
      <w:pPr>
        <w:pStyle w:val="Heading3"/>
        <w:rPr>
          <w:del w:id="1584" w:author="Andrija Ilic" w:date="2015-09-06T19:35:00Z"/>
          <w:szCs w:val="24"/>
        </w:rPr>
        <w:pPrChange w:id="1585" w:author="Boni" w:date="2014-09-08T22:45:00Z">
          <w:pPr>
            <w:autoSpaceDE w:val="0"/>
            <w:spacing w:line="180" w:lineRule="atLeast"/>
          </w:pPr>
        </w:pPrChange>
      </w:pPr>
    </w:p>
    <w:p w14:paraId="75C57CE2" w14:textId="7AF81908" w:rsidR="00D60E97" w:rsidDel="002A60DA" w:rsidRDefault="0057457A">
      <w:pPr>
        <w:pStyle w:val="Heading3"/>
        <w:rPr>
          <w:del w:id="1586" w:author="Andrija Ilic" w:date="2015-09-06T19:35:00Z"/>
          <w:szCs w:val="24"/>
        </w:rPr>
        <w:pPrChange w:id="1587" w:author="Boni" w:date="2014-09-08T22:45:00Z">
          <w:pPr>
            <w:autoSpaceDE w:val="0"/>
            <w:spacing w:line="180" w:lineRule="atLeast"/>
          </w:pPr>
        </w:pPrChange>
      </w:pPr>
      <w:moveFrom w:id="1588" w:author="Boni" w:date="2014-09-08T22:45:00Z">
        <w:del w:id="1589" w:author="Andrija Ilic" w:date="2015-09-06T19:35:00Z">
          <w:r w:rsidDel="002A60DA">
            <w:rPr>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18"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1590" w:author="Andrija Ilic" w:date="2015-09-06T19:35:00Z"/>
          <w:szCs w:val="24"/>
        </w:rPr>
        <w:pPrChange w:id="1591" w:author="Boni" w:date="2014-09-08T22:45:00Z">
          <w:pPr>
            <w:autoSpaceDE w:val="0"/>
            <w:spacing w:line="180" w:lineRule="atLeast"/>
          </w:pPr>
        </w:pPrChange>
      </w:pPr>
      <w:moveFrom w:id="1592" w:author="Boni" w:date="2014-09-08T22:45:00Z">
        <w:del w:id="1593"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1594" w:author="Andrija Ilic" w:date="2015-09-06T19:35:00Z"/>
        </w:rPr>
      </w:pPr>
      <w:bookmarkStart w:id="1595" w:name="_Toc397909067"/>
      <w:moveFrom w:id="1596" w:author="Boni" w:date="2014-09-08T22:45:00Z">
        <w:del w:id="1597"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1595"/>
    </w:p>
    <w:p w14:paraId="2106D1B8" w14:textId="22A3F1E1" w:rsidR="00D60E97" w:rsidDel="002A60DA" w:rsidRDefault="00D60E97">
      <w:pPr>
        <w:pStyle w:val="Heading3"/>
        <w:rPr>
          <w:del w:id="1598" w:author="Andrija Ilic" w:date="2015-09-06T19:35:00Z"/>
          <w:szCs w:val="24"/>
        </w:rPr>
        <w:pPrChange w:id="1599" w:author="Boni" w:date="2014-09-08T22:45:00Z">
          <w:pPr>
            <w:autoSpaceDE w:val="0"/>
            <w:spacing w:line="180" w:lineRule="atLeast"/>
          </w:pPr>
        </w:pPrChange>
      </w:pPr>
    </w:p>
    <w:p w14:paraId="1DA83F76" w14:textId="63E708B7" w:rsidR="00D60E97" w:rsidRPr="00974C1D" w:rsidDel="002A60DA" w:rsidRDefault="00D60E97">
      <w:pPr>
        <w:pStyle w:val="Heading3"/>
        <w:rPr>
          <w:del w:id="1600" w:author="Andrija Ilic" w:date="2015-09-06T19:35:00Z"/>
          <w:rFonts w:eastAsia="Courier Std" w:cs="Courier Std"/>
          <w:color w:val="000000"/>
          <w:szCs w:val="24"/>
        </w:rPr>
        <w:pPrChange w:id="1601" w:author="Boni" w:date="2014-09-08T22:45:00Z">
          <w:pPr/>
        </w:pPrChange>
      </w:pPr>
      <w:moveFrom w:id="1602" w:author="Boni" w:date="2014-09-08T22:45:00Z">
        <w:del w:id="1603"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1604" w:author="Andrija Ilic" w:date="2015-09-06T19:35:00Z"/>
        </w:rPr>
        <w:pPrChange w:id="1605" w:author="Boni" w:date="2014-09-08T22:45:00Z">
          <w:pPr>
            <w:pStyle w:val="CodeStyle"/>
            <w:ind w:left="0"/>
          </w:pPr>
        </w:pPrChange>
      </w:pPr>
      <w:moveFrom w:id="1606" w:author="Boni" w:date="2014-09-08T22:45:00Z">
        <w:del w:id="1607"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1608" w:author="Andrija Ilic" w:date="2015-09-06T19:35:00Z"/>
        </w:rPr>
        <w:pPrChange w:id="1609" w:author="Boni" w:date="2014-09-08T22:45:00Z">
          <w:pPr>
            <w:pStyle w:val="CodeStyle"/>
            <w:ind w:left="0"/>
          </w:pPr>
        </w:pPrChange>
      </w:pPr>
    </w:p>
    <w:p w14:paraId="0D6F0D0E" w14:textId="0102574B" w:rsidR="00974C1D" w:rsidDel="002A60DA" w:rsidRDefault="00FB504F">
      <w:pPr>
        <w:pStyle w:val="Heading3"/>
        <w:rPr>
          <w:del w:id="1610" w:author="Andrija Ilic" w:date="2015-09-06T19:35:00Z"/>
          <w:rFonts w:ascii="Times New Roman" w:hAnsi="Times New Roman"/>
        </w:rPr>
        <w:pPrChange w:id="1611" w:author="Boni" w:date="2014-09-08T22:45:00Z">
          <w:pPr>
            <w:pStyle w:val="CodeStyle"/>
            <w:ind w:left="0"/>
          </w:pPr>
        </w:pPrChange>
      </w:pPr>
      <w:moveFrom w:id="1612" w:author="Boni" w:date="2014-09-08T22:45:00Z">
        <w:del w:id="1613" w:author="Andrija Ilic" w:date="2015-09-06T19:35:00Z">
          <w:r w:rsidDel="002A60DA">
            <w:rPr>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19"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1614" w:author="Andrija Ilic" w:date="2015-09-06T19:35:00Z"/>
          <w:rFonts w:cs="Courier New"/>
        </w:rPr>
        <w:pPrChange w:id="1615" w:author="Boni" w:date="2014-09-08T22:45:00Z">
          <w:pPr>
            <w:pStyle w:val="CodeStyle"/>
            <w:ind w:left="0"/>
          </w:pPr>
        </w:pPrChange>
      </w:pPr>
      <w:moveFrom w:id="1616" w:author="Boni" w:date="2014-09-08T22:45:00Z">
        <w:del w:id="1617"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1618" w:author="Andrija Ilic" w:date="2015-09-06T19:35:00Z"/>
        </w:rPr>
        <w:pPrChange w:id="1619" w:author="Boni" w:date="2014-09-08T22:45:00Z">
          <w:pPr>
            <w:pStyle w:val="Heading1"/>
            <w:jc w:val="center"/>
          </w:pPr>
        </w:pPrChange>
      </w:pPr>
    </w:p>
    <w:moveFromRangeEnd w:id="1541"/>
    <w:p w14:paraId="7C3B1834" w14:textId="508A432F" w:rsidR="00B6429D" w:rsidRPr="00E5101C" w:rsidDel="002A60DA" w:rsidRDefault="00B6429D">
      <w:pPr>
        <w:pStyle w:val="Heading3"/>
        <w:rPr>
          <w:del w:id="1620" w:author="Andrija Ilic" w:date="2015-09-06T19:35:00Z"/>
        </w:rPr>
        <w:pPrChange w:id="1621" w:author="Boni" w:date="2014-09-08T22:45:00Z">
          <w:pPr/>
        </w:pPrChange>
      </w:pPr>
    </w:p>
    <w:p w14:paraId="021C7ED3" w14:textId="6244E07A" w:rsidR="00B6429D" w:rsidDel="002A60DA" w:rsidRDefault="00B6429D" w:rsidP="00B6429D">
      <w:pPr>
        <w:rPr>
          <w:del w:id="1622" w:author="Andrija Ilic" w:date="2015-09-06T19:35:00Z"/>
        </w:rPr>
      </w:pPr>
    </w:p>
    <w:p w14:paraId="1A3A28EA" w14:textId="07649B90" w:rsidR="00B6429D" w:rsidDel="002A60DA" w:rsidRDefault="00B6429D" w:rsidP="00B6429D">
      <w:pPr>
        <w:rPr>
          <w:del w:id="1623" w:author="Andrija Ilic" w:date="2015-09-06T19:35:00Z"/>
        </w:rPr>
      </w:pPr>
    </w:p>
    <w:p w14:paraId="44405EB2" w14:textId="39B0A4BA" w:rsidR="00B6429D" w:rsidDel="002A60DA" w:rsidRDefault="00B6429D" w:rsidP="00B6429D">
      <w:pPr>
        <w:rPr>
          <w:del w:id="1624" w:author="Andrija Ilic" w:date="2015-09-06T19:35:00Z"/>
        </w:rPr>
      </w:pPr>
    </w:p>
    <w:p w14:paraId="747D9A4B" w14:textId="48AC3D00" w:rsidR="00B6429D" w:rsidDel="002A60DA" w:rsidRDefault="00B6429D" w:rsidP="00B6429D">
      <w:pPr>
        <w:rPr>
          <w:del w:id="1625" w:author="Andrija Ilic" w:date="2015-09-06T19:35:00Z"/>
        </w:rPr>
      </w:pPr>
    </w:p>
    <w:p w14:paraId="119521F7" w14:textId="12AD0324" w:rsidR="00B6429D" w:rsidDel="002A60DA" w:rsidRDefault="00B6429D" w:rsidP="00B6429D">
      <w:pPr>
        <w:rPr>
          <w:del w:id="1626" w:author="Andrija Ilic" w:date="2015-09-06T19:35:00Z"/>
        </w:rPr>
      </w:pPr>
    </w:p>
    <w:p w14:paraId="2144B7CE" w14:textId="125E4343" w:rsidR="00B6429D" w:rsidDel="002A60DA" w:rsidRDefault="00B6429D" w:rsidP="00B6429D">
      <w:pPr>
        <w:rPr>
          <w:del w:id="1627" w:author="Andrija Ilic" w:date="2015-09-06T19:35:00Z"/>
        </w:rPr>
      </w:pPr>
    </w:p>
    <w:p w14:paraId="644C20B7" w14:textId="45472A3F" w:rsidR="00B6429D" w:rsidDel="002A60DA" w:rsidRDefault="00B6429D" w:rsidP="00B6429D">
      <w:pPr>
        <w:rPr>
          <w:del w:id="1628" w:author="Andrija Ilic" w:date="2015-09-06T19:35:00Z"/>
        </w:rPr>
      </w:pPr>
    </w:p>
    <w:p w14:paraId="5790063D" w14:textId="562C829C" w:rsidR="00B6429D" w:rsidDel="002A60DA" w:rsidRDefault="00B6429D" w:rsidP="00B6429D">
      <w:pPr>
        <w:rPr>
          <w:del w:id="1629" w:author="Andrija Ilic" w:date="2015-09-06T19:35:00Z"/>
        </w:rPr>
      </w:pPr>
    </w:p>
    <w:p w14:paraId="4B4C325E" w14:textId="049B7EB5" w:rsidR="00B6429D" w:rsidDel="002A60DA" w:rsidRDefault="00B6429D" w:rsidP="00B6429D">
      <w:pPr>
        <w:rPr>
          <w:del w:id="1630" w:author="Andrija Ilic" w:date="2015-09-06T19:35:00Z"/>
        </w:rPr>
      </w:pPr>
    </w:p>
    <w:p w14:paraId="453522AE" w14:textId="5C5885AC" w:rsidR="00B6429D" w:rsidDel="002A60DA" w:rsidRDefault="00B6429D" w:rsidP="00B6429D">
      <w:pPr>
        <w:rPr>
          <w:del w:id="1631" w:author="Andrija Ilic" w:date="2015-09-06T19:35:00Z"/>
        </w:rPr>
      </w:pPr>
    </w:p>
    <w:p w14:paraId="22804195" w14:textId="4B0CFFDC" w:rsidR="00B6429D" w:rsidDel="002A60DA" w:rsidRDefault="00B6429D" w:rsidP="00B6429D">
      <w:pPr>
        <w:rPr>
          <w:del w:id="1632" w:author="Andrija Ilic" w:date="2015-09-06T19:35:00Z"/>
        </w:rPr>
      </w:pPr>
    </w:p>
    <w:p w14:paraId="2D60B8D6" w14:textId="4CC075BC" w:rsidR="00B6429D" w:rsidDel="002A60DA" w:rsidRDefault="00B6429D" w:rsidP="00B6429D">
      <w:pPr>
        <w:rPr>
          <w:del w:id="1633" w:author="Andrija Ilic" w:date="2015-09-06T19:35:00Z"/>
        </w:rPr>
      </w:pPr>
    </w:p>
    <w:p w14:paraId="729FBD0F" w14:textId="0E718CD5" w:rsidR="00B6429D" w:rsidDel="002A60DA" w:rsidRDefault="00B6429D" w:rsidP="00B6429D">
      <w:pPr>
        <w:rPr>
          <w:del w:id="1634" w:author="Andrija Ilic" w:date="2015-09-06T19:35:00Z"/>
        </w:rPr>
      </w:pPr>
    </w:p>
    <w:p w14:paraId="7524E80D" w14:textId="3534918F" w:rsidR="005308AA" w:rsidDel="002A60DA" w:rsidRDefault="005308AA" w:rsidP="00B6429D">
      <w:pPr>
        <w:rPr>
          <w:del w:id="1635" w:author="Andrija Ilic" w:date="2015-09-06T19:35:00Z"/>
        </w:rPr>
      </w:pPr>
    </w:p>
    <w:p w14:paraId="23E72174" w14:textId="3CC0EE0C" w:rsidR="005308AA" w:rsidDel="002A60DA" w:rsidRDefault="005308AA" w:rsidP="00B6429D">
      <w:pPr>
        <w:rPr>
          <w:ins w:id="1636" w:author="Boni" w:date="2014-09-08T03:18:00Z"/>
          <w:del w:id="1637" w:author="Andrija Ilic" w:date="2015-09-06T19:35:00Z"/>
        </w:rPr>
      </w:pPr>
    </w:p>
    <w:p w14:paraId="74FB13D0" w14:textId="77777777" w:rsidR="004B0F82" w:rsidRPr="002A60DA" w:rsidRDefault="004B0F82" w:rsidP="00B6429D">
      <w:pPr>
        <w:rPr>
          <w:lang w:val="sr-Cyrl-RS"/>
          <w:rPrChange w:id="1638" w:author="Andrija Ilic" w:date="2015-09-06T19:35:00Z">
            <w:rPr/>
          </w:rPrChange>
        </w:rPr>
      </w:pPr>
    </w:p>
    <w:p w14:paraId="5F340700" w14:textId="77777777" w:rsidR="00CC7996" w:rsidRDefault="00CC7996" w:rsidP="0081022B">
      <w:pPr>
        <w:pStyle w:val="Heading1"/>
        <w:jc w:val="center"/>
        <w:rPr>
          <w:ins w:id="1639" w:author="Boni" w:date="2014-09-07T20:56:00Z"/>
        </w:rPr>
      </w:pPr>
      <w:bookmarkStart w:id="1640" w:name="_Toc397909068"/>
      <w:ins w:id="1641" w:author="Boni" w:date="2014-09-07T17:36:00Z">
        <w:r w:rsidRPr="00CC7996">
          <w:t xml:space="preserve">3. </w:t>
        </w:r>
        <w:r w:rsidR="005F3F8E" w:rsidRPr="005F3F8E">
          <w:rPr>
            <w:rPrChange w:id="1642" w:author="Boni" w:date="2014-09-07T17:36:00Z">
              <w:rPr>
                <w:color w:val="0000FF" w:themeColor="hyperlink"/>
                <w:u w:val="single"/>
              </w:rPr>
            </w:rPrChange>
          </w:rPr>
          <w:t>Студијски пример</w:t>
        </w:r>
      </w:ins>
      <w:bookmarkEnd w:id="1640"/>
    </w:p>
    <w:p w14:paraId="69FD6F54" w14:textId="77777777" w:rsidR="00252993" w:rsidRDefault="00252993">
      <w:pPr>
        <w:rPr>
          <w:ins w:id="1643" w:author="Boni" w:date="2014-09-07T17:36:00Z"/>
        </w:rPr>
        <w:pPrChange w:id="1644" w:author="Boni" w:date="2014-09-07T20:56:00Z">
          <w:pPr>
            <w:pStyle w:val="Heading1"/>
            <w:jc w:val="center"/>
          </w:pPr>
        </w:pPrChange>
      </w:pPr>
    </w:p>
    <w:p w14:paraId="3AA4CBAC" w14:textId="77777777" w:rsidR="00252993" w:rsidRDefault="00CC7996">
      <w:pPr>
        <w:jc w:val="both"/>
        <w:rPr>
          <w:ins w:id="1645" w:author="Boni" w:date="2014-09-07T17:39:00Z"/>
        </w:rPr>
        <w:pPrChange w:id="1646" w:author="Boni" w:date="2014-09-07T20:58:00Z">
          <w:pPr>
            <w:pStyle w:val="Heading1"/>
            <w:jc w:val="center"/>
          </w:pPr>
        </w:pPrChange>
      </w:pPr>
      <w:ins w:id="1647" w:author="Boni" w:date="2014-09-07T17:38:00Z">
        <w:r>
          <w:t>У овом поглављу дат је пример развоја софтверског система за праћење продаје у java окружењу</w:t>
        </w:r>
      </w:ins>
      <w:ins w:id="1648"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1649" w:author="Boni" w:date="2014-09-07T17:40:00Z"/>
        </w:rPr>
        <w:pPrChange w:id="1650" w:author="Boni" w:date="2014-09-07T17:39:00Z">
          <w:pPr>
            <w:pStyle w:val="Heading1"/>
            <w:jc w:val="center"/>
          </w:pPr>
        </w:pPrChange>
      </w:pPr>
      <w:ins w:id="1651" w:author="Boni" w:date="2014-09-07T17:40:00Z">
        <w:r>
          <w:t>Прикупљање захтева од корисника</w:t>
        </w:r>
      </w:ins>
    </w:p>
    <w:p w14:paraId="5DD9082F" w14:textId="77777777" w:rsidR="00252993" w:rsidRDefault="00CC7996">
      <w:pPr>
        <w:pStyle w:val="ListParagraph"/>
        <w:numPr>
          <w:ilvl w:val="0"/>
          <w:numId w:val="29"/>
        </w:numPr>
        <w:rPr>
          <w:ins w:id="1652" w:author="Boni" w:date="2014-09-07T17:40:00Z"/>
        </w:rPr>
        <w:pPrChange w:id="1653" w:author="Boni" w:date="2014-09-07T17:39:00Z">
          <w:pPr>
            <w:pStyle w:val="Heading1"/>
            <w:jc w:val="center"/>
          </w:pPr>
        </w:pPrChange>
      </w:pPr>
      <w:ins w:id="1654" w:author="Boni" w:date="2014-09-07T17:40:00Z">
        <w:r>
          <w:t>Анализа</w:t>
        </w:r>
      </w:ins>
    </w:p>
    <w:p w14:paraId="6A1BEAE2" w14:textId="77777777" w:rsidR="00252993" w:rsidRDefault="00CC7996">
      <w:pPr>
        <w:pStyle w:val="ListParagraph"/>
        <w:numPr>
          <w:ilvl w:val="0"/>
          <w:numId w:val="29"/>
        </w:numPr>
        <w:rPr>
          <w:ins w:id="1655" w:author="Boni" w:date="2014-09-07T17:40:00Z"/>
        </w:rPr>
        <w:pPrChange w:id="1656" w:author="Boni" w:date="2014-09-07T17:39:00Z">
          <w:pPr>
            <w:pStyle w:val="Heading1"/>
            <w:jc w:val="center"/>
          </w:pPr>
        </w:pPrChange>
      </w:pPr>
      <w:ins w:id="1657" w:author="Boni" w:date="2014-09-07T17:40:00Z">
        <w:r>
          <w:t>Пројектовање</w:t>
        </w:r>
      </w:ins>
    </w:p>
    <w:p w14:paraId="4C0ECAF3" w14:textId="77777777" w:rsidR="00252993" w:rsidRDefault="00CC7996">
      <w:pPr>
        <w:pStyle w:val="ListParagraph"/>
        <w:numPr>
          <w:ilvl w:val="0"/>
          <w:numId w:val="29"/>
        </w:numPr>
        <w:rPr>
          <w:ins w:id="1658" w:author="Boni" w:date="2014-09-07T17:40:00Z"/>
        </w:rPr>
        <w:pPrChange w:id="1659" w:author="Boni" w:date="2014-09-07T17:39:00Z">
          <w:pPr>
            <w:pStyle w:val="Heading1"/>
            <w:jc w:val="center"/>
          </w:pPr>
        </w:pPrChange>
      </w:pPr>
      <w:ins w:id="1660" w:author="Boni" w:date="2014-09-07T17:40:00Z">
        <w:r>
          <w:t>Имплементација</w:t>
        </w:r>
      </w:ins>
    </w:p>
    <w:p w14:paraId="6E8CA6DD" w14:textId="77777777" w:rsidR="00252993" w:rsidRDefault="00CC7996">
      <w:pPr>
        <w:pStyle w:val="ListParagraph"/>
        <w:numPr>
          <w:ilvl w:val="0"/>
          <w:numId w:val="29"/>
        </w:numPr>
        <w:rPr>
          <w:ins w:id="1661" w:author="Boni" w:date="2014-09-07T17:40:00Z"/>
        </w:rPr>
        <w:pPrChange w:id="1662" w:author="Boni" w:date="2014-09-07T17:39:00Z">
          <w:pPr>
            <w:pStyle w:val="Heading1"/>
            <w:jc w:val="center"/>
          </w:pPr>
        </w:pPrChange>
      </w:pPr>
      <w:ins w:id="1663" w:author="Boni" w:date="2014-09-07T17:40:00Z">
        <w:r>
          <w:t>Тестирање</w:t>
        </w:r>
      </w:ins>
    </w:p>
    <w:p w14:paraId="24EA5D47" w14:textId="77777777" w:rsidR="00252993" w:rsidRDefault="00252993">
      <w:pPr>
        <w:pStyle w:val="ListParagraph"/>
        <w:rPr>
          <w:ins w:id="1664" w:author="Boni" w:date="2014-09-07T17:40:00Z"/>
        </w:rPr>
        <w:pPrChange w:id="1665" w:author="Boni" w:date="2014-09-07T17:40:00Z">
          <w:pPr>
            <w:pStyle w:val="Heading1"/>
            <w:jc w:val="center"/>
          </w:pPr>
        </w:pPrChange>
      </w:pPr>
    </w:p>
    <w:p w14:paraId="4E094356" w14:textId="77777777" w:rsidR="00252993" w:rsidRDefault="005F3F8E">
      <w:pPr>
        <w:pStyle w:val="ListParagraph"/>
        <w:ind w:left="0"/>
        <w:jc w:val="both"/>
        <w:rPr>
          <w:ins w:id="1666" w:author="Boni" w:date="2014-09-07T17:44:00Z"/>
        </w:rPr>
        <w:pPrChange w:id="1667" w:author="Boni" w:date="2014-09-07T20:58:00Z">
          <w:pPr>
            <w:pStyle w:val="Heading1"/>
            <w:jc w:val="center"/>
          </w:pPr>
        </w:pPrChange>
      </w:pPr>
      <w:ins w:id="1668" w:author="Boni" w:date="2014-09-07T17:40:00Z">
        <w:r w:rsidRPr="005F3F8E">
          <w:rPr>
            <w:b/>
            <w:rPrChange w:id="1669" w:author="Boni" w:date="2014-09-07T20:56:00Z">
              <w:rPr>
                <w:color w:val="0000FF" w:themeColor="hyperlink"/>
                <w:u w:val="single"/>
              </w:rPr>
            </w:rPrChange>
          </w:rPr>
          <w:t>У</w:t>
        </w:r>
      </w:ins>
      <w:ins w:id="1670" w:author="Boni" w:date="2014-09-07T17:41:00Z">
        <w:r w:rsidRPr="005F3F8E">
          <w:rPr>
            <w:b/>
            <w:rPrChange w:id="1671" w:author="Boni" w:date="2014-09-07T20:56:00Z">
              <w:rPr>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1672"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1673"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1674" w:author="Boni" w:date="2014-09-07T17:44:00Z">
        <w:r w:rsidR="00354A5F">
          <w:t xml:space="preserve">и захтеви се описују преко модела </w:t>
        </w:r>
        <w:proofErr w:type="gramStart"/>
        <w:r w:rsidR="00354A5F">
          <w:t>случајева  коришћења</w:t>
        </w:r>
        <w:proofErr w:type="gramEnd"/>
        <w:r w:rsidR="00354A5F">
          <w:t>.</w:t>
        </w:r>
      </w:ins>
    </w:p>
    <w:p w14:paraId="54690C36" w14:textId="77777777" w:rsidR="00252993" w:rsidRDefault="00252993">
      <w:pPr>
        <w:pStyle w:val="ListParagraph"/>
        <w:ind w:left="0"/>
        <w:jc w:val="both"/>
        <w:rPr>
          <w:ins w:id="1675" w:author="Boni" w:date="2014-09-07T17:44:00Z"/>
        </w:rPr>
        <w:pPrChange w:id="1676" w:author="Boni" w:date="2014-09-07T20:58:00Z">
          <w:pPr>
            <w:pStyle w:val="Heading1"/>
            <w:jc w:val="center"/>
          </w:pPr>
        </w:pPrChange>
      </w:pPr>
    </w:p>
    <w:p w14:paraId="5D0668E1" w14:textId="77777777" w:rsidR="00252993" w:rsidRDefault="005F3F8E">
      <w:pPr>
        <w:pStyle w:val="ListParagraph"/>
        <w:ind w:left="0"/>
        <w:jc w:val="both"/>
        <w:rPr>
          <w:ins w:id="1677" w:author="Boni" w:date="2014-09-07T17:46:00Z"/>
        </w:rPr>
        <w:pPrChange w:id="1678" w:author="Boni" w:date="2014-09-07T20:58:00Z">
          <w:pPr>
            <w:pStyle w:val="Heading1"/>
            <w:jc w:val="center"/>
          </w:pPr>
        </w:pPrChange>
      </w:pPr>
      <w:ins w:id="1679" w:author="Boni" w:date="2014-09-07T17:44:00Z">
        <w:r w:rsidRPr="005F3F8E">
          <w:rPr>
            <w:b/>
            <w:rPrChange w:id="1680" w:author="Boni" w:date="2014-09-07T20:56:00Z">
              <w:rPr>
                <w:color w:val="0000FF" w:themeColor="hyperlink"/>
                <w:u w:val="single"/>
              </w:rPr>
            </w:rPrChange>
          </w:rPr>
          <w:t>У фази анализе</w:t>
        </w:r>
        <w:r w:rsidR="00354A5F">
          <w:t xml:space="preserve"> се описују структура и понашање софтверског система, односно</w:t>
        </w:r>
      </w:ins>
      <w:ins w:id="1681"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1682"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1683" w:author="Boni" w:date="2014-09-07T17:46:00Z"/>
        </w:rPr>
        <w:pPrChange w:id="1684" w:author="Boni" w:date="2014-09-07T20:58:00Z">
          <w:pPr>
            <w:pStyle w:val="Heading1"/>
            <w:jc w:val="center"/>
          </w:pPr>
        </w:pPrChange>
      </w:pPr>
    </w:p>
    <w:p w14:paraId="42ED22B8" w14:textId="77777777" w:rsidR="00252993" w:rsidRDefault="005F3F8E">
      <w:pPr>
        <w:pStyle w:val="ListParagraph"/>
        <w:ind w:left="0"/>
        <w:jc w:val="both"/>
        <w:rPr>
          <w:ins w:id="1685" w:author="Boni" w:date="2014-09-07T17:50:00Z"/>
        </w:rPr>
        <w:pPrChange w:id="1686" w:author="Boni" w:date="2014-09-07T20:58:00Z">
          <w:pPr>
            <w:pStyle w:val="Heading1"/>
            <w:jc w:val="center"/>
          </w:pPr>
        </w:pPrChange>
      </w:pPr>
      <w:ins w:id="1687" w:author="Boni" w:date="2014-09-07T17:46:00Z">
        <w:r w:rsidRPr="005F3F8E">
          <w:rPr>
            <w:b/>
            <w:rPrChange w:id="1688" w:author="Boni" w:date="2014-09-07T20:56:00Z">
              <w:rPr>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1689"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1690"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1691" w:author="Boni" w:date="2014-09-07T17:49:00Z">
        <w:r w:rsidR="00354A5F">
          <w:t xml:space="preserve">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w:t>
        </w:r>
        <w:r w:rsidR="00354A5F">
          <w:lastRenderedPageBreak/>
          <w:t>пона</w:t>
        </w:r>
      </w:ins>
      <w:ins w:id="1692"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1693" w:author="Boni" w:date="2014-09-07T17:50:00Z"/>
        </w:rPr>
        <w:pPrChange w:id="1694" w:author="Boni" w:date="2014-09-07T20:58:00Z">
          <w:pPr>
            <w:pStyle w:val="Heading1"/>
            <w:jc w:val="center"/>
          </w:pPr>
        </w:pPrChange>
      </w:pPr>
    </w:p>
    <w:p w14:paraId="76B78744" w14:textId="77777777" w:rsidR="00252993" w:rsidRDefault="005F3F8E">
      <w:pPr>
        <w:pStyle w:val="ListParagraph"/>
        <w:ind w:left="0"/>
        <w:jc w:val="both"/>
        <w:rPr>
          <w:ins w:id="1695" w:author="Boni" w:date="2014-09-07T17:52:00Z"/>
        </w:rPr>
        <w:pPrChange w:id="1696" w:author="Boni" w:date="2014-09-07T20:58:00Z">
          <w:pPr>
            <w:pStyle w:val="Heading1"/>
            <w:jc w:val="center"/>
          </w:pPr>
        </w:pPrChange>
      </w:pPr>
      <w:ins w:id="1697" w:author="Boni" w:date="2014-09-07T17:50:00Z">
        <w:r w:rsidRPr="005F3F8E">
          <w:rPr>
            <w:b/>
            <w:rPrChange w:id="1698" w:author="Boni" w:date="2014-09-07T20:56:00Z">
              <w:rPr>
                <w:color w:val="0000FF" w:themeColor="hyperlink"/>
                <w:u w:val="single"/>
              </w:rPr>
            </w:rPrChange>
          </w:rPr>
          <w:t>У фази имплементације</w:t>
        </w:r>
        <w:r w:rsidR="00E87F18">
          <w:t xml:space="preserve"> се праве имплементационе компоненте за ч</w:t>
        </w:r>
      </w:ins>
      <w:ins w:id="1699"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1700"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1701" w:author="Boni" w:date="2014-09-07T17:52:00Z"/>
        </w:rPr>
        <w:pPrChange w:id="1702" w:author="Boni" w:date="2014-09-07T20:58:00Z">
          <w:pPr>
            <w:pStyle w:val="Heading1"/>
            <w:jc w:val="center"/>
          </w:pPr>
        </w:pPrChange>
      </w:pPr>
    </w:p>
    <w:p w14:paraId="51D36134" w14:textId="77777777" w:rsidR="00252993" w:rsidRDefault="005F3F8E">
      <w:pPr>
        <w:pStyle w:val="ListParagraph"/>
        <w:ind w:left="0"/>
        <w:jc w:val="both"/>
        <w:rPr>
          <w:ins w:id="1703" w:author="Boni" w:date="2014-09-07T17:36:00Z"/>
        </w:rPr>
        <w:pPrChange w:id="1704" w:author="Boni" w:date="2014-09-07T20:58:00Z">
          <w:pPr>
            <w:pStyle w:val="Heading1"/>
            <w:jc w:val="center"/>
          </w:pPr>
        </w:pPrChange>
      </w:pPr>
      <w:ins w:id="1705" w:author="Boni" w:date="2014-09-07T17:52:00Z">
        <w:r w:rsidRPr="005F3F8E">
          <w:rPr>
            <w:b/>
            <w:rPrChange w:id="1706" w:author="Boni" w:date="2014-09-07T20:56:00Z">
              <w:rPr>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1707"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1708"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1709" w:author="Boni" w:date="2014-09-07T17:54:00Z"/>
        </w:rPr>
      </w:pPr>
      <w:commentRangeStart w:id="1710"/>
      <w:del w:id="1711" w:author="Boni" w:date="2014-09-07T17:54:00Z">
        <w:r w:rsidDel="00E87F18">
          <w:delText>3. Пример ситема за праћење продаје у Java окружењу</w:delText>
        </w:r>
        <w:commentRangeEnd w:id="1710"/>
        <w:r w:rsidR="0060385F" w:rsidDel="00E87F18">
          <w:rPr>
            <w:rStyle w:val="CommentReference"/>
            <w:rFonts w:eastAsiaTheme="minorHAnsi" w:cstheme="minorBidi"/>
            <w:b w:val="0"/>
            <w:bCs w:val="0"/>
          </w:rPr>
          <w:commentReference w:id="1710"/>
        </w:r>
      </w:del>
    </w:p>
    <w:p w14:paraId="2DDC9CE2" w14:textId="77777777" w:rsidR="00252993" w:rsidRDefault="00E87F18">
      <w:pPr>
        <w:pStyle w:val="Heading2"/>
        <w:rPr>
          <w:ins w:id="1712" w:author="Boni" w:date="2014-09-07T17:55:00Z"/>
        </w:rPr>
        <w:pPrChange w:id="1713" w:author="Boni" w:date="2014-09-07T17:55:00Z">
          <w:pPr/>
        </w:pPrChange>
      </w:pPr>
      <w:bookmarkStart w:id="1714" w:name="_Toc397909069"/>
      <w:ins w:id="1715" w:author="Boni" w:date="2014-09-07T17:54:00Z">
        <w:r>
          <w:t>3.1 Прикупљање захтева од корис</w:t>
        </w:r>
      </w:ins>
      <w:ins w:id="1716" w:author="Boni" w:date="2014-09-07T17:55:00Z">
        <w:r>
          <w:t>ника</w:t>
        </w:r>
        <w:bookmarkEnd w:id="1714"/>
      </w:ins>
    </w:p>
    <w:p w14:paraId="037B5EB3" w14:textId="77777777" w:rsidR="00252993" w:rsidRDefault="00252993"/>
    <w:p w14:paraId="2EECAF47" w14:textId="77777777" w:rsidR="005B6BA2" w:rsidRPr="005B6BA2" w:rsidDel="00E87F18" w:rsidRDefault="005B6BA2" w:rsidP="0078467F">
      <w:pPr>
        <w:rPr>
          <w:del w:id="1717" w:author="Boni" w:date="2014-09-07T17:55:00Z"/>
        </w:rPr>
      </w:pPr>
      <w:commentRangeStart w:id="1718"/>
      <w:del w:id="1719" w:author="Boni" w:date="2014-09-07T00:34:00Z">
        <w:r w:rsidDel="00743B6C">
          <w:delText>U</w:delText>
        </w:r>
      </w:del>
      <w:del w:id="1720" w:author="Boni" w:date="2014-09-07T17:55:00Z">
        <w:r w:rsidDel="00E87F18">
          <w:delText xml:space="preserve"> </w:delText>
        </w:r>
        <w:commentRangeEnd w:id="1718"/>
        <w:r w:rsidR="0060385F" w:rsidDel="00E87F18">
          <w:rPr>
            <w:rStyle w:val="CommentReference"/>
          </w:rPr>
          <w:commentReference w:id="1718"/>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1721" w:author="Boni" w:date="2014-09-07T18:44:00Z"/>
        </w:rPr>
      </w:pPr>
      <w:del w:id="1722"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1723" w:author="Boni" w:date="2014-09-07T18:45:00Z"/>
        </w:rPr>
      </w:pPr>
      <w:del w:id="1724"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1725" w:author="Boni" w:date="2014-09-07T18:45:00Z"/>
        </w:rPr>
      </w:pPr>
      <w:del w:id="1726"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421D768F" w14:textId="77777777" w:rsidR="00022341" w:rsidDel="00880EA8" w:rsidRDefault="00D90870" w:rsidP="00D90870">
      <w:pPr>
        <w:jc w:val="both"/>
        <w:rPr>
          <w:ins w:id="1727" w:author="Boni" w:date="2014-09-07T20:13:00Z"/>
          <w:del w:id="1728" w:author="Andrija Ilic" w:date="2015-08-19T19:50:00Z"/>
        </w:rPr>
      </w:pPr>
      <w:del w:id="1729" w:author="Andrija Ilic" w:date="2015-08-19T19:50:00Z">
        <w:r w:rsidDel="00880EA8">
          <w:delText xml:space="preserve">Софтвер пружа основне услуге праћења продаје. </w:delText>
        </w:r>
      </w:del>
      <w:ins w:id="1730" w:author="Boni" w:date="2014-09-07T20:05:00Z">
        <w:del w:id="1731" w:author="Andrija Ilic" w:date="2015-08-19T19:50:00Z">
          <w:r w:rsidR="002968B3" w:rsidDel="00880EA8">
            <w:delText xml:space="preserve">Пословање се </w:delText>
          </w:r>
        </w:del>
      </w:ins>
      <w:ins w:id="1732" w:author="Boni" w:date="2014-09-07T20:06:00Z">
        <w:del w:id="1733" w:author="Andrija Ilic" w:date="2015-08-19T19:50:00Z">
          <w:r w:rsidR="002968B3" w:rsidDel="00880EA8">
            <w:delText xml:space="preserve">врши са правним и  физичким лицима. </w:delText>
          </w:r>
        </w:del>
      </w:ins>
      <w:ins w:id="1734" w:author="Boni" w:date="2014-09-07T20:13:00Z">
        <w:del w:id="1735" w:author="Andrija Ilic" w:date="2015-08-19T19:50:00Z">
          <w:r w:rsidR="00022341" w:rsidDel="00880EA8">
            <w:delText>Корисник система може бити пријав</w:delText>
          </w:r>
        </w:del>
      </w:ins>
      <w:ins w:id="1736" w:author="Boni" w:date="2014-09-07T20:14:00Z">
        <w:del w:id="1737" w:author="Andrija Ilic" w:date="2015-08-19T19:50:00Z">
          <w:r w:rsidR="00022341" w:rsidDel="00880EA8">
            <w:delText>љен као обичан корисник и као администратор.</w:delText>
          </w:r>
        </w:del>
      </w:ins>
      <w:ins w:id="1738" w:author="Boni" w:date="2014-09-07T20:27:00Z">
        <w:del w:id="1739" w:author="Andrija Ilic" w:date="2015-08-19T19:50:00Z">
          <w:r w:rsidR="00153E1F" w:rsidDel="00880EA8">
            <w:delText>Обичан корисник</w:delText>
          </w:r>
        </w:del>
      </w:ins>
      <w:ins w:id="1740" w:author="Boni" w:date="2014-09-07T20:14:00Z">
        <w:del w:id="1741" w:author="Andrija Ilic" w:date="2015-08-19T19:50:00Z">
          <w:r w:rsidR="00022341" w:rsidDel="00880EA8">
            <w:delText xml:space="preserve"> </w:delText>
          </w:r>
        </w:del>
      </w:ins>
      <w:ins w:id="1742" w:author="Boni" w:date="2014-09-07T20:27:00Z">
        <w:del w:id="1743" w:author="Andrija Ilic" w:date="2015-08-19T19:50:00Z">
          <w:r w:rsidR="00153E1F" w:rsidDel="00880EA8">
            <w:delText>н</w:delText>
          </w:r>
        </w:del>
      </w:ins>
      <w:ins w:id="1744" w:author="Boni" w:date="2014-09-07T20:14:00Z">
        <w:del w:id="1745" w:author="Andrija Ilic" w:date="2015-08-19T19:50:00Z">
          <w:r w:rsidR="00022341" w:rsidDel="00880EA8">
            <w:delText>акон аутентикације</w:delText>
          </w:r>
        </w:del>
      </w:ins>
      <w:ins w:id="1746" w:author="Boni" w:date="2014-09-07T20:28:00Z">
        <w:del w:id="1747" w:author="Andrija Ilic" w:date="2015-08-19T19:50:00Z">
          <w:r w:rsidR="00153E1F" w:rsidDel="00880EA8">
            <w:delText xml:space="preserve"> </w:delText>
          </w:r>
        </w:del>
      </w:ins>
      <w:ins w:id="1748" w:author="Boni" w:date="2014-09-07T20:16:00Z">
        <w:del w:id="1749" w:author="Andrija Ilic" w:date="2015-08-19T19:50:00Z">
          <w:r w:rsidR="00022341" w:rsidDel="00880EA8">
            <w:delText>даље</w:delText>
          </w:r>
        </w:del>
      </w:ins>
      <w:ins w:id="1750" w:author="Boni" w:date="2014-09-07T20:14:00Z">
        <w:del w:id="1751" w:author="Andrija Ilic" w:date="2015-08-19T19:50:00Z">
          <w:r w:rsidR="00022341" w:rsidDel="00880EA8">
            <w:delText xml:space="preserve"> приступа </w:delText>
          </w:r>
        </w:del>
      </w:ins>
      <w:ins w:id="1752" w:author="Boni" w:date="2014-09-07T20:15:00Z">
        <w:del w:id="1753"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1754" w:author="Boni" w:date="2014-09-07T20:16:00Z"/>
          <w:del w:id="1755" w:author="Andrija Ilic" w:date="2015-08-19T19:50:00Z"/>
        </w:rPr>
      </w:pPr>
      <w:ins w:id="1756" w:author="Boni" w:date="2014-09-07T20:06:00Z">
        <w:del w:id="1757" w:author="Andrija Ilic" w:date="2015-08-19T19:50:00Z">
          <w:r w:rsidDel="00880EA8">
            <w:delText xml:space="preserve">На основу специфичних карактеристика корисник система </w:delText>
          </w:r>
        </w:del>
      </w:ins>
      <w:ins w:id="1758" w:author="Boni" w:date="2014-09-07T20:07:00Z">
        <w:del w:id="1759"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1760" w:author="Boni" w:date="2014-09-07T20:08:00Z">
        <w:del w:id="1761" w:author="Andrija Ilic" w:date="2015-08-19T19:50:00Z">
          <w:r w:rsidDel="00880EA8">
            <w:delText xml:space="preserve">док код физичких лица претрага се осим по презимену може вршити и по месту </w:delText>
          </w:r>
        </w:del>
      </w:ins>
      <w:ins w:id="1762" w:author="Boni" w:date="2014-09-07T20:10:00Z">
        <w:del w:id="1763" w:author="Andrija Ilic" w:date="2015-08-19T19:50:00Z">
          <w:r w:rsidDel="00880EA8">
            <w:delText>где</w:delText>
          </w:r>
        </w:del>
      </w:ins>
      <w:ins w:id="1764" w:author="Boni" w:date="2014-09-07T20:08:00Z">
        <w:del w:id="1765" w:author="Andrija Ilic" w:date="2015-08-19T19:50:00Z">
          <w:r w:rsidDel="00880EA8">
            <w:delText xml:space="preserve"> је физичко лице пријављено. Рез</w:delText>
          </w:r>
        </w:del>
      </w:ins>
      <w:ins w:id="1766" w:author="Boni" w:date="2014-09-07T20:09:00Z">
        <w:del w:id="1767"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1768" w:author="Boni" w:date="2014-09-07T20:10:00Z">
        <w:del w:id="1769" w:author="Andrija Ilic" w:date="2015-08-19T19:50:00Z">
          <w:r w:rsidDel="00880EA8">
            <w:delText xml:space="preserve">ље се врше услуге продаје. </w:delText>
          </w:r>
        </w:del>
      </w:ins>
      <w:ins w:id="1770" w:author="Boni" w:date="2014-09-07T20:11:00Z">
        <w:del w:id="1771" w:author="Andrija Ilic" w:date="2015-08-19T19:50:00Z">
          <w:r w:rsidDel="00880EA8">
            <w:delText xml:space="preserve">Запослени након </w:delText>
          </w:r>
        </w:del>
      </w:ins>
      <w:ins w:id="1772" w:author="Boni" w:date="2014-09-07T20:28:00Z">
        <w:del w:id="1773" w:author="Andrija Ilic" w:date="2015-08-19T19:50:00Z">
          <w:r w:rsidR="00153E1F" w:rsidDel="00880EA8">
            <w:delText xml:space="preserve">тога </w:delText>
          </w:r>
        </w:del>
      </w:ins>
      <w:ins w:id="1774" w:author="Boni" w:date="2014-09-07T20:11:00Z">
        <w:del w:id="1775" w:author="Andrija Ilic" w:date="2015-08-19T19:50:00Z">
          <w:r w:rsidDel="00880EA8">
            <w:delText>приступа страници на к</w:delText>
          </w:r>
          <w:r w:rsidR="00022341" w:rsidDel="00880EA8">
            <w:delText>ојој се врши продаја</w:delText>
          </w:r>
        </w:del>
      </w:ins>
      <w:ins w:id="1776" w:author="Boni" w:date="2014-09-07T20:28:00Z">
        <w:del w:id="1777" w:author="Andrija Ilic" w:date="2015-08-19T19:50:00Z">
          <w:r w:rsidR="00153E1F" w:rsidDel="00880EA8">
            <w:delText xml:space="preserve"> и </w:delText>
          </w:r>
        </w:del>
      </w:ins>
      <w:ins w:id="1778" w:author="Boni" w:date="2014-09-07T20:11:00Z">
        <w:del w:id="1779" w:author="Andrija Ilic" w:date="2015-08-19T19:50:00Z">
          <w:r w:rsidR="00022341" w:rsidDel="00880EA8">
            <w:delText xml:space="preserve"> има присту</w:delText>
          </w:r>
        </w:del>
      </w:ins>
      <w:ins w:id="1780" w:author="Boni" w:date="2014-09-07T20:13:00Z">
        <w:del w:id="1781" w:author="Andrija Ilic" w:date="2015-08-19T19:50:00Z">
          <w:r w:rsidR="00022341" w:rsidDel="00880EA8">
            <w:delText>п</w:delText>
          </w:r>
        </w:del>
      </w:ins>
      <w:ins w:id="1782" w:author="Boni" w:date="2014-09-07T20:11:00Z">
        <w:del w:id="1783"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1784" w:author="Boni" w:date="2014-09-07T20:21:00Z"/>
          <w:del w:id="1785" w:author="Andrija Ilic" w:date="2015-08-19T19:50:00Z"/>
        </w:rPr>
      </w:pPr>
      <w:ins w:id="1786" w:author="Boni" w:date="2014-09-07T20:16:00Z">
        <w:del w:id="1787" w:author="Andrija Ilic" w:date="2015-08-19T19:50:00Z">
          <w:r w:rsidDel="00880EA8">
            <w:delText xml:space="preserve">Корисник бира </w:delText>
          </w:r>
        </w:del>
      </w:ins>
      <w:ins w:id="1788" w:author="Boni" w:date="2014-09-07T20:17:00Z">
        <w:del w:id="1789"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1790" w:author="Boni" w:date="2014-09-07T20:18:00Z">
        <w:del w:id="1791"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1792" w:author="Boni" w:date="2014-09-07T20:19:00Z">
        <w:del w:id="1793"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1794" w:author="Boni" w:date="2014-09-07T20:20:00Z">
        <w:del w:id="1795"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1796" w:author="Boni" w:date="2014-09-07T20:29:00Z">
        <w:del w:id="1797" w:author="Andrija Ilic" w:date="2015-08-19T19:50:00Z">
          <w:r w:rsidR="00153E1F" w:rsidDel="00880EA8">
            <w:delText>б</w:delText>
          </w:r>
        </w:del>
      </w:ins>
      <w:ins w:id="1798" w:author="Boni" w:date="2014-09-07T20:20:00Z">
        <w:del w:id="1799" w:author="Andrija Ilic" w:date="2015-08-19T19:50:00Z">
          <w:r w:rsidDel="00880EA8">
            <w:delText>уде продат клијен</w:delText>
          </w:r>
        </w:del>
      </w:ins>
      <w:ins w:id="1800" w:author="Boni" w:date="2014-09-07T20:21:00Z">
        <w:del w:id="1801" w:author="Andrija Ilic" w:date="2015-08-19T19:50:00Z">
          <w:r w:rsidDel="00880EA8">
            <w:delText>ту. Ако се то ипак деси клијент ће бити обавештен да датог производа нема на стању.</w:delText>
          </w:r>
        </w:del>
      </w:ins>
      <w:ins w:id="1802" w:author="Boni" w:date="2014-09-07T20:29:00Z">
        <w:del w:id="1803" w:author="Andrija Ilic" w:date="2015-08-19T19:50:00Z">
          <w:r w:rsidR="00153E1F" w:rsidDel="00880EA8">
            <w:delText xml:space="preserve"> Приликом додавања сваке нове ставке в</w:delText>
          </w:r>
        </w:del>
      </w:ins>
      <w:ins w:id="1804" w:author="Boni" w:date="2014-09-07T20:30:00Z">
        <w:del w:id="1805"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1806" w:author="Boni" w:date="2014-09-07T20:31:00Z">
        <w:del w:id="1807" w:author="Andrija Ilic" w:date="2015-08-19T19:50:00Z">
          <w:r w:rsidR="00153E1F" w:rsidDel="00880EA8">
            <w:delText xml:space="preserve">луге. </w:delText>
          </w:r>
        </w:del>
      </w:ins>
      <w:ins w:id="1808" w:author="Boni" w:date="2014-09-07T20:29:00Z">
        <w:del w:id="1809" w:author="Andrija Ilic" w:date="2015-08-19T19:50:00Z">
          <w:r w:rsidR="00153E1F" w:rsidDel="00880EA8">
            <w:delText>Ако се клијент предомисли приликом куповине могуће је отказати неку ставку рачуна</w:delText>
          </w:r>
        </w:del>
      </w:ins>
      <w:ins w:id="1810" w:author="Boni" w:date="2014-09-07T20:31:00Z">
        <w:del w:id="1811"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1812" w:author="Boni" w:date="2014-09-07T20:32:00Z">
        <w:del w:id="1813" w:author="Andrija Ilic" w:date="2015-08-19T19:50:00Z">
          <w:r w:rsidR="00153E1F" w:rsidDel="00880EA8">
            <w:delText>т</w:delText>
          </w:r>
        </w:del>
      </w:ins>
      <w:ins w:id="1814" w:author="Boni" w:date="2014-09-07T20:31:00Z">
        <w:del w:id="1815" w:author="Andrija Ilic" w:date="2015-08-19T19:50:00Z">
          <w:r w:rsidR="00153E1F" w:rsidDel="00880EA8">
            <w:delText xml:space="preserve"> додаје у базу </w:delText>
          </w:r>
        </w:del>
      </w:ins>
      <w:ins w:id="1816" w:author="Boni" w:date="2014-09-07T20:32:00Z">
        <w:del w:id="1817"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1818" w:author="Boni" w:date="2014-09-07T20:33:00Z">
        <w:del w:id="1819"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1820" w:author="Boni" w:date="2014-09-07T20:24:00Z"/>
          <w:del w:id="1821" w:author="Andrija Ilic" w:date="2015-08-19T19:50:00Z"/>
        </w:rPr>
      </w:pPr>
      <w:ins w:id="1822" w:author="Boni" w:date="2014-09-07T20:21:00Z">
        <w:del w:id="1823" w:author="Andrija Ilic" w:date="2015-08-19T19:50:00Z">
          <w:r w:rsidDel="00880EA8">
            <w:delText xml:space="preserve">По завршетку продеје комплетан </w:delText>
          </w:r>
        </w:del>
      </w:ins>
      <w:ins w:id="1824" w:author="Boni" w:date="2014-09-07T20:22:00Z">
        <w:del w:id="1825"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1826" w:author="Boni" w:date="2014-09-07T20:23:00Z">
        <w:del w:id="1827" w:author="Andrija Ilic" w:date="2015-08-19T19:50:00Z">
          <w:r w:rsidR="00153E1F" w:rsidDel="00880EA8">
            <w:delText xml:space="preserve"> отказ рачуна. А ако је куповина завршена приступа се издавању рачуна </w:delText>
          </w:r>
        </w:del>
      </w:ins>
      <w:ins w:id="1828" w:author="Boni" w:date="2014-09-07T20:34:00Z">
        <w:del w:id="1829" w:author="Andrija Ilic" w:date="2015-08-19T19:50:00Z">
          <w:r w:rsidR="00914012" w:rsidDel="00880EA8">
            <w:delText>и</w:delText>
          </w:r>
        </w:del>
      </w:ins>
      <w:ins w:id="1830" w:author="Boni" w:date="2014-09-07T20:23:00Z">
        <w:del w:id="1831" w:author="Andrija Ilic" w:date="2015-08-19T19:50:00Z">
          <w:r w:rsidR="00153E1F" w:rsidDel="00880EA8">
            <w:delText xml:space="preserve"> се он са свим ставкама и датумом креирања </w:delText>
          </w:r>
        </w:del>
      </w:ins>
      <w:ins w:id="1832" w:author="Boni" w:date="2014-09-07T20:24:00Z">
        <w:del w:id="1833"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1834" w:author="Boni" w:date="2014-09-07T20:07:00Z"/>
          <w:del w:id="1835" w:author="Andrija Ilic" w:date="2015-08-19T19:50:00Z"/>
        </w:rPr>
      </w:pPr>
      <w:ins w:id="1836" w:author="Boni" w:date="2014-09-07T20:24:00Z">
        <w:del w:id="1837" w:author="Andrija Ilic" w:date="2015-08-19T19:50:00Z">
          <w:r w:rsidDel="00880EA8">
            <w:delText>Корисник се затим аутоматски враћа на страницу за претрагу пословних партнер</w:delText>
          </w:r>
        </w:del>
      </w:ins>
      <w:ins w:id="1838" w:author="Boni" w:date="2014-09-07T20:25:00Z">
        <w:del w:id="1839" w:author="Andrija Ilic" w:date="2015-08-19T19:50:00Z">
          <w:r w:rsidDel="00880EA8">
            <w:delText>а и све је спремно за нову продају.</w:delText>
          </w:r>
        </w:del>
      </w:ins>
      <w:ins w:id="1840" w:author="Boni" w:date="2014-09-07T20:19:00Z">
        <w:del w:id="1841" w:author="Andrija Ilic" w:date="2015-08-19T19:50:00Z">
          <w:r w:rsidR="00022341" w:rsidDel="00880EA8">
            <w:delText xml:space="preserve"> </w:delText>
          </w:r>
        </w:del>
      </w:ins>
    </w:p>
    <w:p w14:paraId="516D45BC" w14:textId="77777777" w:rsidR="002D0920" w:rsidDel="00880EA8" w:rsidRDefault="00467877" w:rsidP="00D90870">
      <w:pPr>
        <w:jc w:val="both"/>
        <w:rPr>
          <w:ins w:id="1842" w:author="Boni" w:date="2014-09-07T20:47:00Z"/>
          <w:del w:id="1843" w:author="Andrija Ilic" w:date="2015-08-19T19:50:00Z"/>
        </w:rPr>
      </w:pPr>
      <w:ins w:id="1844" w:author="Boni" w:date="2014-09-07T18:46:00Z">
        <w:del w:id="1845" w:author="Andrija Ilic" w:date="2015-08-19T19:50:00Z">
          <w:r w:rsidDel="00880EA8">
            <w:delText>Софтверском систему се може</w:delText>
          </w:r>
        </w:del>
      </w:ins>
      <w:ins w:id="1846" w:author="Boni" w:date="2014-09-07T18:47:00Z">
        <w:del w:id="1847" w:author="Andrija Ilic" w:date="2015-08-19T19:50:00Z">
          <w:r w:rsidDel="00880EA8">
            <w:delText xml:space="preserve"> приступити као администратор. </w:delText>
          </w:r>
        </w:del>
      </w:ins>
      <w:del w:id="1848"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1849" w:author="Boni" w:date="2014-09-07T20:35:00Z">
        <w:del w:id="1850"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1851" w:author="Boni" w:date="2014-09-07T20:39:00Z">
        <w:del w:id="1852" w:author="Andrija Ilic" w:date="2015-08-19T19:50:00Z">
          <w:r w:rsidR="00914012" w:rsidDel="00880EA8">
            <w:delText xml:space="preserve"> увида у постојеће рачуне и њихово брисање као и манипулацију</w:delText>
          </w:r>
        </w:del>
      </w:ins>
      <w:ins w:id="1853" w:author="Boni" w:date="2014-09-07T20:40:00Z">
        <w:del w:id="1854" w:author="Andrija Ilic" w:date="2015-08-19T19:50:00Z">
          <w:r w:rsidR="00914012" w:rsidDel="00880EA8">
            <w:delText xml:space="preserve"> корисницима од додавања нових преко ажурирања постојећих до брисања. </w:delText>
          </w:r>
        </w:del>
      </w:ins>
      <w:ins w:id="1855" w:author="Boni" w:date="2014-09-07T20:41:00Z">
        <w:del w:id="1856"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1857" w:author="Boni" w:date="2014-09-07T20:42:00Z">
        <w:del w:id="1858"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1859" w:author="Boni" w:date="2014-09-07T20:43:00Z">
        <w:del w:id="1860"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1861" w:author="Boni" w:date="2014-09-07T20:44:00Z">
        <w:del w:id="1862"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1863" w:author="Boni" w:date="2014-09-07T20:45:00Z">
        <w:del w:id="1864"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1865" w:author="Boni" w:date="2014-09-07T20:46:00Z">
        <w:del w:id="1866"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1867" w:author="Boni" w:date="2014-09-07T20:47:00Z">
        <w:del w:id="1868" w:author="Andrija Ilic" w:date="2015-08-19T19:50:00Z">
          <w:r w:rsidR="002D0920" w:rsidDel="00880EA8">
            <w:delText>јег желимо обристаи и позива се акција за његово брисање.</w:delText>
          </w:r>
        </w:del>
      </w:ins>
    </w:p>
    <w:p w14:paraId="681914D0" w14:textId="77777777" w:rsidR="00D90870" w:rsidRPr="00914012" w:rsidRDefault="00D90870" w:rsidP="00D90870">
      <w:pPr>
        <w:jc w:val="both"/>
      </w:pPr>
      <w:del w:id="1869" w:author="Boni" w:date="2014-09-07T20:34:00Z">
        <w:r w:rsidDel="00914012">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Pr="00D90870" w:rsidRDefault="00D90870" w:rsidP="00D90870">
      <w:pPr>
        <w:rPr>
          <w:b/>
        </w:rPr>
      </w:pPr>
      <w:r>
        <w:rPr>
          <w:b/>
        </w:rPr>
        <w:t>Корисници</w:t>
      </w:r>
      <w:r w:rsidRPr="00D90870">
        <w:rPr>
          <w:b/>
        </w:rPr>
        <w:t xml:space="preserve">: </w:t>
      </w:r>
    </w:p>
    <w:p w14:paraId="2F32BBBF" w14:textId="77777777" w:rsidR="00D90870" w:rsidRPr="002D0920" w:rsidDel="00880EA8" w:rsidRDefault="00D90870" w:rsidP="00D90870">
      <w:pPr>
        <w:rPr>
          <w:del w:id="1870" w:author="Andrija Ilic" w:date="2015-08-19T19:50:00Z"/>
        </w:rPr>
      </w:pPr>
      <w:del w:id="1871" w:author="Andrija Ilic" w:date="2015-08-19T19:50:00Z">
        <w:r w:rsidDel="00880EA8">
          <w:delText>Запослени на продајним шалтерима или експозитурама</w:delText>
        </w:r>
      </w:del>
      <w:ins w:id="1872" w:author="Boni" w:date="2014-09-07T20:47:00Z">
        <w:del w:id="1873"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77777777" w:rsidR="00D90870" w:rsidRPr="008C6DFB" w:rsidDel="00880EA8" w:rsidRDefault="00D90870" w:rsidP="00CE7A92">
      <w:pPr>
        <w:jc w:val="both"/>
        <w:rPr>
          <w:del w:id="1874" w:author="Andrija Ilic" w:date="2015-08-19T19:50:00Z"/>
        </w:rPr>
      </w:pPr>
      <w:del w:id="1875" w:author="Andrija Ilic" w:date="2015-08-19T19:50:00Z">
        <w:r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77777777" w:rsidR="0078467F" w:rsidRPr="0081022B" w:rsidRDefault="0078467F" w:rsidP="00D90870">
      <w:pPr>
        <w:pStyle w:val="Heading3"/>
      </w:pPr>
      <w:bookmarkStart w:id="1876" w:name="_Toc397909070"/>
      <w:r>
        <w:t>3.1</w:t>
      </w:r>
      <w:proofErr w:type="gramStart"/>
      <w:r>
        <w:t>.</w:t>
      </w:r>
      <w:proofErr w:type="gramEnd"/>
      <w:del w:id="1877" w:author="Boni" w:date="2014-09-07T21:00:00Z">
        <w:r w:rsidDel="0081022B">
          <w:delText xml:space="preserve">2 </w:delText>
        </w:r>
      </w:del>
      <w:ins w:id="1878" w:author="Boni" w:date="2014-09-07T21:00:00Z">
        <w:r w:rsidR="0081022B">
          <w:t xml:space="preserve">1 </w:t>
        </w:r>
      </w:ins>
      <w:del w:id="1879" w:author="Boni" w:date="2014-09-07T21:00:00Z">
        <w:r w:rsidDel="0081022B">
          <w:delText>Спецификација захтева помоћу случаја коришћења</w:delText>
        </w:r>
      </w:del>
      <w:ins w:id="1880" w:author="Boni" w:date="2014-09-07T21:00:00Z">
        <w:r w:rsidR="0081022B">
          <w:t>Дефинисање случајева коришћења на основу захтева корисника</w:t>
        </w:r>
      </w:ins>
      <w:bookmarkEnd w:id="1876"/>
    </w:p>
    <w:p w14:paraId="66431CB4" w14:textId="77777777" w:rsidR="00CE7A92" w:rsidRPr="00CE7A92" w:rsidRDefault="00CE7A92" w:rsidP="00CE7A92"/>
    <w:p w14:paraId="37B11E53" w14:textId="77777777" w:rsidR="00CE7A92" w:rsidRDefault="00CE7A92" w:rsidP="00CE7A92">
      <w:pPr>
        <w:rPr>
          <w:ins w:id="1881"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1882" w:author="Andrija Ilic" w:date="2015-08-19T19:51:00Z"/>
        </w:rPr>
      </w:pPr>
      <w:ins w:id="1883" w:author="Andrija Ilic" w:date="2015-08-19T19:51:00Z">
        <w:r>
          <w:t xml:space="preserve">Случајеви коришћења за </w:t>
        </w:r>
        <w:r>
          <w:rPr>
            <w:lang w:val="sr-Cyrl-RS"/>
          </w:rPr>
          <w:t>корисника (</w:t>
        </w:r>
      </w:ins>
      <w:ins w:id="1884" w:author="Andrija Ilic" w:date="2015-08-19T19:52:00Z">
        <w:r>
          <w:rPr>
            <w:lang w:val="sr-Cyrl-RS"/>
          </w:rPr>
          <w:t>студента</w:t>
        </w:r>
      </w:ins>
      <w:ins w:id="1885"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1886" w:author="Andrija Ilic" w:date="2015-08-19T19:51:00Z"/>
        </w:rPr>
        <w:pPrChange w:id="1887" w:author="Boni" w:date="2014-09-07T20:48:00Z">
          <w:pPr>
            <w:ind w:left="360"/>
          </w:pPr>
        </w:pPrChange>
      </w:pPr>
    </w:p>
    <w:p w14:paraId="2E5F53E7" w14:textId="77777777" w:rsidR="00880EA8" w:rsidRPr="00880EA8" w:rsidRDefault="00880EA8">
      <w:pPr>
        <w:pStyle w:val="ListParagraph"/>
        <w:numPr>
          <w:ilvl w:val="0"/>
          <w:numId w:val="41"/>
        </w:numPr>
        <w:rPr>
          <w:ins w:id="1888" w:author="Andrija Ilic" w:date="2015-08-19T19:52:00Z"/>
          <w:rPrChange w:id="1889" w:author="Andrija Ilic" w:date="2015-08-19T19:52:00Z">
            <w:rPr>
              <w:ins w:id="1890" w:author="Andrija Ilic" w:date="2015-08-19T19:52:00Z"/>
              <w:lang w:val="sr-Cyrl-RS"/>
            </w:rPr>
          </w:rPrChange>
        </w:rPr>
        <w:pPrChange w:id="1891" w:author="Andrija Ilic" w:date="2015-08-19T19:52:00Z">
          <w:pPr>
            <w:ind w:left="360"/>
          </w:pPr>
        </w:pPrChange>
      </w:pPr>
      <w:ins w:id="1892" w:author="Andrija Ilic" w:date="2015-08-19T19:51:00Z">
        <w:r>
          <w:rPr>
            <w:lang w:val="sr-Cyrl-RS"/>
          </w:rPr>
          <w:t>Регистрација</w:t>
        </w:r>
      </w:ins>
      <w:ins w:id="1893"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1894" w:author="Andrija Ilic" w:date="2015-08-19T19:59:00Z"/>
          <w:rPrChange w:id="1895" w:author="Andrija Ilic" w:date="2015-08-19T20:00:00Z">
            <w:rPr>
              <w:ins w:id="1896" w:author="Andrija Ilic" w:date="2015-08-19T19:59:00Z"/>
              <w:lang w:val="sr-Cyrl-RS"/>
            </w:rPr>
          </w:rPrChange>
        </w:rPr>
        <w:pPrChange w:id="1897" w:author="Andrija Ilic" w:date="2015-08-19T19:52:00Z">
          <w:pPr>
            <w:ind w:left="360"/>
          </w:pPr>
        </w:pPrChange>
      </w:pPr>
      <w:ins w:id="1898" w:author="Andrija Ilic" w:date="2015-09-06T11:15:00Z">
        <w:r>
          <w:rPr>
            <w:lang w:val="sr-Cyrl-RS"/>
          </w:rPr>
          <w:t>Измена података о</w:t>
        </w:r>
      </w:ins>
      <w:ins w:id="1899" w:author="Andrija Ilic" w:date="2015-08-19T19:59:00Z">
        <w:r w:rsidR="003C5E11">
          <w:rPr>
            <w:lang w:val="sr-Cyrl-RS"/>
          </w:rPr>
          <w:t xml:space="preserve"> корисник</w:t>
        </w:r>
      </w:ins>
      <w:ins w:id="1900" w:author="Andrija Ilic" w:date="2015-09-06T11:15:00Z">
        <w:r>
          <w:rPr>
            <w:lang w:val="sr-Cyrl-RS"/>
          </w:rPr>
          <w:t>у</w:t>
        </w:r>
      </w:ins>
    </w:p>
    <w:p w14:paraId="2AD096A1" w14:textId="77777777" w:rsidR="003C5E11" w:rsidRPr="00880EA8" w:rsidRDefault="003C5E11">
      <w:pPr>
        <w:pStyle w:val="ListParagraph"/>
        <w:numPr>
          <w:ilvl w:val="0"/>
          <w:numId w:val="41"/>
        </w:numPr>
        <w:rPr>
          <w:ins w:id="1901" w:author="Andrija Ilic" w:date="2015-08-19T19:52:00Z"/>
          <w:rPrChange w:id="1902" w:author="Andrija Ilic" w:date="2015-08-19T19:52:00Z">
            <w:rPr>
              <w:ins w:id="1903" w:author="Andrija Ilic" w:date="2015-08-19T19:52:00Z"/>
              <w:lang w:val="sr-Cyrl-RS"/>
            </w:rPr>
          </w:rPrChange>
        </w:rPr>
        <w:pPrChange w:id="1904" w:author="Andrija Ilic" w:date="2015-08-19T19:52:00Z">
          <w:pPr>
            <w:ind w:left="360"/>
          </w:pPr>
        </w:pPrChange>
      </w:pPr>
      <w:ins w:id="1905" w:author="Andrija Ilic" w:date="2015-08-19T20:01:00Z">
        <w:r>
          <w:rPr>
            <w:lang w:val="sr-Cyrl-RS"/>
          </w:rPr>
          <w:t>Преглед активности корисника</w:t>
        </w:r>
      </w:ins>
    </w:p>
    <w:p w14:paraId="1F2F75C8" w14:textId="77777777" w:rsidR="002D0920" w:rsidRPr="002D0920" w:rsidDel="00880EA8" w:rsidRDefault="002D0920">
      <w:pPr>
        <w:rPr>
          <w:del w:id="1906" w:author="Andrija Ilic" w:date="2015-08-19T19:51:00Z"/>
        </w:rPr>
      </w:pPr>
      <w:ins w:id="1907" w:author="Boni" w:date="2014-09-07T20:48:00Z">
        <w:del w:id="1908" w:author="Andrija Ilic" w:date="2015-08-19T19:51:00Z">
          <w:r w:rsidDel="00880EA8">
            <w:delText>Заједничк</w:delText>
          </w:r>
        </w:del>
        <w:del w:id="1909" w:author="Andrija Ilic" w:date="2015-08-19T19:50:00Z">
          <w:r w:rsidDel="00880EA8">
            <w:delText>о</w:delText>
          </w:r>
        </w:del>
        <w:del w:id="1910" w:author="Andrija Ilic" w:date="2015-08-19T19:51:00Z">
          <w:r w:rsidDel="00880EA8">
            <w:delText xml:space="preserve"> случајеви коришћења:</w:delText>
          </w:r>
        </w:del>
      </w:ins>
    </w:p>
    <w:p w14:paraId="7AC64495" w14:textId="77777777" w:rsidR="00CE7A92" w:rsidDel="00880EA8" w:rsidRDefault="00CE7A92">
      <w:pPr>
        <w:rPr>
          <w:del w:id="1911" w:author="Andrija Ilic" w:date="2015-08-19T19:51:00Z"/>
        </w:rPr>
        <w:pPrChange w:id="1912" w:author="Andrija Ilic" w:date="2015-08-19T19:52:00Z">
          <w:pPr>
            <w:pStyle w:val="ListParagraph"/>
            <w:numPr>
              <w:numId w:val="2"/>
            </w:numPr>
            <w:ind w:left="1080" w:hanging="360"/>
          </w:pPr>
        </w:pPrChange>
      </w:pPr>
      <w:del w:id="1913" w:author="Andrija Ilic" w:date="2015-08-19T19:51:00Z">
        <w:r w:rsidDel="00880EA8">
          <w:delText>Аутентикација корисника</w:delText>
        </w:r>
      </w:del>
    </w:p>
    <w:p w14:paraId="2341FA8C" w14:textId="77777777" w:rsidR="00CE7A92" w:rsidDel="00880EA8" w:rsidRDefault="00CE7A92">
      <w:pPr>
        <w:rPr>
          <w:del w:id="1914" w:author="Andrija Ilic" w:date="2015-08-19T19:51:00Z"/>
        </w:rPr>
        <w:pPrChange w:id="1915" w:author="Andrija Ilic" w:date="2015-08-19T19:52:00Z">
          <w:pPr>
            <w:pStyle w:val="ListParagraph"/>
            <w:numPr>
              <w:numId w:val="2"/>
            </w:numPr>
            <w:ind w:left="1080" w:hanging="360"/>
          </w:pPr>
        </w:pPrChange>
      </w:pPr>
      <w:del w:id="1916" w:author="Andrija Ilic" w:date="2015-08-19T19:51:00Z">
        <w:r w:rsidDel="00880EA8">
          <w:delText>Претрага пословних партнера</w:delText>
        </w:r>
      </w:del>
    </w:p>
    <w:p w14:paraId="35358E6C" w14:textId="77777777" w:rsidR="00CE7A92" w:rsidDel="00880EA8" w:rsidRDefault="00CE7A92">
      <w:pPr>
        <w:rPr>
          <w:del w:id="1917" w:author="Andrija Ilic" w:date="2015-08-19T19:51:00Z"/>
        </w:rPr>
        <w:pPrChange w:id="1918" w:author="Andrija Ilic" w:date="2015-08-19T19:52:00Z">
          <w:pPr>
            <w:pStyle w:val="ListParagraph"/>
            <w:numPr>
              <w:numId w:val="2"/>
            </w:numPr>
            <w:ind w:left="1080" w:hanging="360"/>
          </w:pPr>
        </w:pPrChange>
      </w:pPr>
      <w:del w:id="1919" w:author="Andrija Ilic" w:date="2015-08-19T19:51:00Z">
        <w:r w:rsidDel="00880EA8">
          <w:delText>Креирање рачуна</w:delText>
        </w:r>
      </w:del>
    </w:p>
    <w:p w14:paraId="62A59C99" w14:textId="77777777" w:rsidR="00252993" w:rsidDel="00880EA8" w:rsidRDefault="00CE7A92">
      <w:pPr>
        <w:rPr>
          <w:del w:id="1920" w:author="Andrija Ilic" w:date="2015-08-19T19:51:00Z"/>
        </w:rPr>
        <w:pPrChange w:id="1921" w:author="Andrija Ilic" w:date="2015-08-19T19:52:00Z">
          <w:pPr>
            <w:ind w:left="360"/>
          </w:pPr>
        </w:pPrChange>
      </w:pPr>
      <w:del w:id="1922" w:author="Andrija Ilic" w:date="2015-08-19T19:51:00Z">
        <w:r w:rsidDel="00880EA8">
          <w:delText>Додавање нових запослених</w:delText>
        </w:r>
      </w:del>
    </w:p>
    <w:p w14:paraId="067591D9" w14:textId="77777777" w:rsidR="002D0920" w:rsidDel="00880EA8" w:rsidRDefault="002D0920">
      <w:pPr>
        <w:rPr>
          <w:ins w:id="1923" w:author="Boni" w:date="2014-09-07T20:48:00Z"/>
          <w:del w:id="1924" w:author="Andrija Ilic" w:date="2015-08-19T19:51:00Z"/>
        </w:rPr>
        <w:pPrChange w:id="1925" w:author="Andrija Ilic" w:date="2015-08-19T19:52:00Z">
          <w:pPr>
            <w:pStyle w:val="ListParagraph"/>
            <w:numPr>
              <w:numId w:val="2"/>
            </w:numPr>
            <w:ind w:left="1080" w:hanging="360"/>
          </w:pPr>
        </w:pPrChange>
      </w:pPr>
    </w:p>
    <w:p w14:paraId="6768D366" w14:textId="77777777" w:rsidR="00252993" w:rsidDel="00880EA8" w:rsidRDefault="002D0920">
      <w:pPr>
        <w:rPr>
          <w:ins w:id="1926" w:author="Boni" w:date="2014-09-07T20:48:00Z"/>
          <w:del w:id="1927" w:author="Andrija Ilic" w:date="2015-08-19T19:51:00Z"/>
        </w:rPr>
        <w:pPrChange w:id="1928" w:author="Andrija Ilic" w:date="2015-08-19T19:52:00Z">
          <w:pPr>
            <w:ind w:left="360"/>
          </w:pPr>
        </w:pPrChange>
      </w:pPr>
      <w:ins w:id="1929" w:author="Boni" w:date="2014-09-07T20:49:00Z">
        <w:del w:id="1930" w:author="Andrija Ilic" w:date="2015-08-19T19:51:00Z">
          <w:r w:rsidDel="00880EA8">
            <w:delText>Одјава са система</w:delText>
          </w:r>
        </w:del>
      </w:ins>
    </w:p>
    <w:p w14:paraId="3B82D848" w14:textId="77777777" w:rsidR="00252993" w:rsidDel="00880EA8" w:rsidRDefault="00252993">
      <w:pPr>
        <w:rPr>
          <w:ins w:id="1931" w:author="Boni" w:date="2014-09-07T20:49:00Z"/>
          <w:del w:id="1932" w:author="Andrija Ilic" w:date="2015-08-19T19:51:00Z"/>
        </w:rPr>
        <w:pPrChange w:id="1933" w:author="Andrija Ilic" w:date="2015-08-19T19:52:00Z">
          <w:pPr>
            <w:ind w:left="360"/>
          </w:pPr>
        </w:pPrChange>
      </w:pPr>
    </w:p>
    <w:p w14:paraId="25B00F09" w14:textId="77777777" w:rsidR="00880EA8" w:rsidRDefault="00880EA8">
      <w:pPr>
        <w:rPr>
          <w:ins w:id="1934" w:author="Andrija Ilic" w:date="2015-08-19T19:51:00Z"/>
        </w:rPr>
        <w:pPrChange w:id="1935" w:author="Andrija Ilic" w:date="2015-08-19T19:52:00Z">
          <w:pPr>
            <w:ind w:left="360"/>
          </w:pPr>
        </w:pPrChange>
      </w:pPr>
    </w:p>
    <w:p w14:paraId="6E3D8DAE" w14:textId="77777777" w:rsidR="00252993" w:rsidRDefault="00BE6367">
      <w:pPr>
        <w:pStyle w:val="ListParagraph"/>
        <w:rPr>
          <w:ins w:id="1936" w:author="Andrija Ilic" w:date="2015-09-05T10:08:00Z"/>
        </w:rPr>
        <w:pPrChange w:id="1937" w:author="Boni" w:date="2014-09-07T20:48:00Z">
          <w:pPr>
            <w:ind w:left="360"/>
          </w:pPr>
        </w:pPrChange>
      </w:pPr>
      <w:ins w:id="1938" w:author="Boni" w:date="2014-09-07T20:49:00Z">
        <w:r>
          <w:t>Случајеви коришћења за администратора сисема:</w:t>
        </w:r>
      </w:ins>
    </w:p>
    <w:p w14:paraId="546D9883" w14:textId="77777777" w:rsidR="00F11783" w:rsidRDefault="00F11783">
      <w:pPr>
        <w:pStyle w:val="ListParagraph"/>
        <w:rPr>
          <w:ins w:id="1939" w:author="Boni" w:date="2014-09-07T20:49:00Z"/>
        </w:rPr>
        <w:pPrChange w:id="1940" w:author="Boni" w:date="2014-09-07T20:48:00Z">
          <w:pPr>
            <w:ind w:left="360"/>
          </w:pPr>
        </w:pPrChange>
      </w:pPr>
    </w:p>
    <w:p w14:paraId="09BD4A61" w14:textId="17D3019C" w:rsidR="00F11783" w:rsidRDefault="00F11783" w:rsidP="00BE6367">
      <w:pPr>
        <w:pStyle w:val="ListParagraph"/>
        <w:numPr>
          <w:ilvl w:val="0"/>
          <w:numId w:val="30"/>
        </w:numPr>
        <w:rPr>
          <w:ins w:id="1941" w:author="Andrija Ilic" w:date="2015-09-05T10:05:00Z"/>
        </w:rPr>
      </w:pPr>
      <w:ins w:id="1942" w:author="Andrija Ilic" w:date="2015-09-05T10:05:00Z">
        <w:r>
          <w:rPr>
            <w:lang w:val="sr-Cyrl-RS"/>
          </w:rPr>
          <w:t>Креирање</w:t>
        </w:r>
      </w:ins>
      <w:ins w:id="1943" w:author="Andrija Ilic" w:date="2015-09-06T11:25:00Z">
        <w:r w:rsidR="004E4E37">
          <w:rPr>
            <w:lang w:val="sr-Cyrl-RS"/>
          </w:rPr>
          <w:t xml:space="preserve"> и измена</w:t>
        </w:r>
      </w:ins>
      <w:ins w:id="1944" w:author="Andrija Ilic" w:date="2015-09-05T10:05:00Z">
        <w:r>
          <w:rPr>
            <w:lang w:val="sr-Cyrl-RS"/>
          </w:rPr>
          <w:t xml:space="preserve"> програм</w:t>
        </w:r>
      </w:ins>
      <w:ins w:id="1945" w:author="Andrija Ilic" w:date="2015-09-06T10:42:00Z">
        <w:r w:rsidR="0016016C">
          <w:rPr>
            <w:lang w:val="sr-Cyrl-RS"/>
          </w:rPr>
          <w:t>а</w:t>
        </w:r>
      </w:ins>
      <w:ins w:id="1946" w:author="Andrija Ilic" w:date="2015-09-05T10:05:00Z">
        <w:r>
          <w:rPr>
            <w:lang w:val="sr-Cyrl-RS"/>
          </w:rPr>
          <w:t xml:space="preserve"> за предмет</w:t>
        </w:r>
      </w:ins>
    </w:p>
    <w:p w14:paraId="4A713C01" w14:textId="77777777" w:rsidR="00BE6367" w:rsidRPr="0016016C" w:rsidRDefault="00BE6367" w:rsidP="00BE6367">
      <w:pPr>
        <w:pStyle w:val="ListParagraph"/>
        <w:numPr>
          <w:ilvl w:val="0"/>
          <w:numId w:val="30"/>
        </w:numPr>
        <w:rPr>
          <w:ins w:id="1947" w:author="Andrija Ilic" w:date="2015-09-06T10:45:00Z"/>
          <w:rPrChange w:id="1948" w:author="Andrija Ilic" w:date="2015-09-06T10:45:00Z">
            <w:rPr>
              <w:ins w:id="1949" w:author="Andrija Ilic" w:date="2015-09-06T10:45:00Z"/>
              <w:lang w:val="sr-Cyrl-RS"/>
            </w:rPr>
          </w:rPrChange>
        </w:rPr>
      </w:pPr>
      <w:ins w:id="1950" w:author="Boni" w:date="2014-09-07T20:52:00Z">
        <w:del w:id="1951" w:author="Andrija Ilic" w:date="2015-08-19T20:03:00Z">
          <w:r w:rsidDel="003C5E11">
            <w:delText>Преглед рачуна</w:delText>
          </w:r>
        </w:del>
      </w:ins>
      <w:ins w:id="1952"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1953" w:author="Boni" w:date="2014-09-07T20:53:00Z"/>
        </w:rPr>
      </w:pPr>
      <w:ins w:id="1954"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1955" w:author="Boni" w:date="2014-09-07T20:52:00Z"/>
        </w:rPr>
      </w:pPr>
      <w:ins w:id="1956" w:author="Boni" w:date="2014-09-07T20:53:00Z">
        <w:del w:id="1957" w:author="Andrija Ilic" w:date="2015-08-19T20:06:00Z">
          <w:r w:rsidDel="003C5E11">
            <w:lastRenderedPageBreak/>
            <w:delText>Брисање рачуна</w:delText>
          </w:r>
        </w:del>
      </w:ins>
      <w:ins w:id="1958" w:author="Andrija Ilic" w:date="2015-08-19T20:06:00Z">
        <w:r w:rsidR="003C5E11">
          <w:rPr>
            <w:lang w:val="sr-Cyrl-RS"/>
          </w:rPr>
          <w:t>Унос резултата</w:t>
        </w:r>
      </w:ins>
      <w:ins w:id="1959"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1960" w:author="Andrija Ilic" w:date="2015-08-19T20:47:00Z"/>
          <w:rPrChange w:id="1961" w:author="Andrija Ilic" w:date="2015-08-19T20:47:00Z">
            <w:rPr>
              <w:ins w:id="1962" w:author="Andrija Ilic" w:date="2015-08-19T20:47:00Z"/>
              <w:lang w:val="sr-Cyrl-RS"/>
            </w:rPr>
          </w:rPrChange>
        </w:rPr>
        <w:pPrChange w:id="1963" w:author="Boni" w:date="2014-09-07T20:49:00Z">
          <w:pPr>
            <w:ind w:left="360"/>
          </w:pPr>
        </w:pPrChange>
      </w:pPr>
      <w:ins w:id="1964" w:author="Boni" w:date="2014-09-07T20:52:00Z">
        <w:del w:id="1965" w:author="Andrija Ilic" w:date="2015-08-19T20:08:00Z">
          <w:r w:rsidDel="003C5E11">
            <w:delText>Преглед корисника</w:delText>
          </w:r>
        </w:del>
      </w:ins>
      <w:ins w:id="1966" w:author="Andrija Ilic" w:date="2015-08-19T20:08:00Z">
        <w:r w:rsidR="003C5E11">
          <w:rPr>
            <w:lang w:val="sr-Cyrl-RS"/>
          </w:rPr>
          <w:t>Пр</w:t>
        </w:r>
      </w:ins>
      <w:ins w:id="1967" w:author="Andrija Ilic" w:date="2015-09-06T10:45:00Z">
        <w:r w:rsidR="0016016C">
          <w:rPr>
            <w:lang w:val="sr-Cyrl-RS"/>
          </w:rPr>
          <w:t>еглед</w:t>
        </w:r>
      </w:ins>
      <w:ins w:id="1968" w:author="Andrija Ilic" w:date="2015-08-19T20:08:00Z">
        <w:r w:rsidR="003C5E11">
          <w:rPr>
            <w:lang w:val="sr-Cyrl-RS"/>
          </w:rPr>
          <w:t xml:space="preserve"> активности по предмету </w:t>
        </w:r>
      </w:ins>
      <w:ins w:id="1969"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1970" w:author="Boni" w:date="2014-09-07T20:52:00Z"/>
        </w:rPr>
        <w:pPrChange w:id="1971" w:author="Andrija Ilic" w:date="2015-08-19T20:48:00Z">
          <w:pPr>
            <w:ind w:left="360"/>
          </w:pPr>
        </w:pPrChange>
      </w:pPr>
    </w:p>
    <w:p w14:paraId="437B228F" w14:textId="77777777" w:rsidR="00252993" w:rsidDel="00B475BE" w:rsidRDefault="00BE6367">
      <w:pPr>
        <w:pStyle w:val="ListParagraph"/>
        <w:numPr>
          <w:ilvl w:val="0"/>
          <w:numId w:val="30"/>
        </w:numPr>
        <w:rPr>
          <w:ins w:id="1972" w:author="Boni" w:date="2014-09-07T20:52:00Z"/>
          <w:del w:id="1973" w:author="Andrija Ilic" w:date="2015-08-19T20:46:00Z"/>
        </w:rPr>
        <w:pPrChange w:id="1974" w:author="Boni" w:date="2014-09-07T20:49:00Z">
          <w:pPr>
            <w:ind w:left="360"/>
          </w:pPr>
        </w:pPrChange>
      </w:pPr>
      <w:ins w:id="1975" w:author="Boni" w:date="2014-09-07T20:52:00Z">
        <w:del w:id="1976"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1977" w:author="Boni" w:date="2014-09-07T20:52:00Z"/>
          <w:del w:id="1978" w:author="Andrija Ilic" w:date="2015-08-19T20:46:00Z"/>
        </w:rPr>
        <w:pPrChange w:id="1979" w:author="Boni" w:date="2014-09-07T20:49:00Z">
          <w:pPr>
            <w:ind w:left="360"/>
          </w:pPr>
        </w:pPrChange>
      </w:pPr>
      <w:ins w:id="1980" w:author="Boni" w:date="2014-09-07T20:52:00Z">
        <w:del w:id="1981"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1982" w:author="Boni" w:date="2014-09-07T20:48:00Z"/>
          <w:del w:id="1983" w:author="Andrija Ilic" w:date="2015-08-19T20:46:00Z"/>
        </w:rPr>
        <w:pPrChange w:id="1984" w:author="Boni" w:date="2014-09-07T20:49:00Z">
          <w:pPr>
            <w:ind w:left="360"/>
          </w:pPr>
        </w:pPrChange>
      </w:pPr>
      <w:ins w:id="1985" w:author="Boni" w:date="2014-09-07T20:52:00Z">
        <w:del w:id="1986" w:author="Andrija Ilic" w:date="2015-08-19T20:46:00Z">
          <w:r w:rsidDel="00B475BE">
            <w:delText>Брисање корисника</w:delText>
          </w:r>
        </w:del>
      </w:ins>
    </w:p>
    <w:p w14:paraId="01FE4BE2" w14:textId="77777777" w:rsidR="00252993" w:rsidRDefault="00CE7A92">
      <w:pPr>
        <w:pStyle w:val="ListParagraph"/>
        <w:rPr>
          <w:del w:id="1987" w:author="Boni" w:date="2014-09-07T20:48:00Z"/>
        </w:rPr>
        <w:pPrChange w:id="1988" w:author="Boni" w:date="2014-09-07T20:48:00Z">
          <w:pPr>
            <w:pStyle w:val="ListParagraph"/>
            <w:numPr>
              <w:numId w:val="2"/>
            </w:numPr>
            <w:ind w:left="1080" w:hanging="360"/>
          </w:pPr>
        </w:pPrChange>
      </w:pPr>
      <w:del w:id="1989" w:author="Boni" w:date="2014-09-07T20:48:00Z">
        <w:r w:rsidDel="002D0920">
          <w:delText>Преглед рачуна</w:delText>
        </w:r>
      </w:del>
    </w:p>
    <w:p w14:paraId="13B1D3CD" w14:textId="77777777" w:rsidR="00252993" w:rsidRDefault="00CE7A92">
      <w:pPr>
        <w:pStyle w:val="ListParagraph"/>
        <w:pPrChange w:id="1990" w:author="Boni" w:date="2014-09-07T20:48:00Z">
          <w:pPr>
            <w:ind w:left="360"/>
          </w:pPr>
        </w:pPrChange>
      </w:pPr>
      <w:r>
        <w:t>Дијаграм</w:t>
      </w:r>
      <w:ins w:id="1991" w:author="Boni" w:date="2014-09-07T20:54:00Z">
        <w:r w:rsidR="0081022B">
          <w:t>и</w:t>
        </w:r>
      </w:ins>
      <w:r>
        <w:t xml:space="preserve"> случајева коришћења </w:t>
      </w:r>
      <w:del w:id="1992" w:author="Boni" w:date="2014-09-07T20:55:00Z">
        <w:r w:rsidDel="0081022B">
          <w:delText xml:space="preserve">је </w:delText>
        </w:r>
      </w:del>
      <w:ins w:id="1993" w:author="Boni" w:date="2014-09-07T20:55:00Z">
        <w:r w:rsidR="0081022B">
          <w:t xml:space="preserve">су </w:t>
        </w:r>
      </w:ins>
      <w:r>
        <w:t>приказан</w:t>
      </w:r>
      <w:ins w:id="1994" w:author="Boni" w:date="2014-09-07T20:55:00Z">
        <w:r w:rsidR="0081022B">
          <w:t>и</w:t>
        </w:r>
      </w:ins>
      <w:r>
        <w:t xml:space="preserve"> на слици:</w:t>
      </w:r>
    </w:p>
    <w:p w14:paraId="281729E1" w14:textId="5F7657EF" w:rsidR="005B6BA2" w:rsidDel="00F615B4" w:rsidRDefault="00252993" w:rsidP="00F615B4">
      <w:pPr>
        <w:ind w:left="360"/>
        <w:jc w:val="center"/>
        <w:rPr>
          <w:del w:id="1995" w:author="Andrija Ilic" w:date="2015-09-06T10:46:00Z"/>
        </w:rPr>
        <w:pPrChange w:id="1996" w:author="Andrija Ilic" w:date="2015-09-06T10:46:00Z">
          <w:pPr>
            <w:ind w:left="360"/>
            <w:jc w:val="center"/>
          </w:pPr>
        </w:pPrChange>
      </w:pPr>
      <w:ins w:id="1997" w:author="Boni" w:date="2014-09-07T20:54:00Z">
        <w:del w:id="1998" w:author="Andrija Ilic" w:date="2015-09-06T10:46:00Z">
          <w:r w:rsidDel="00F615B4">
            <w:rPr>
              <w:noProof/>
              <w:rPrChange w:id="1999"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0" cstate="print"/>
                        <a:stretch>
                          <a:fillRect/>
                        </a:stretch>
                      </pic:blipFill>
                      <pic:spPr>
                        <a:xfrm>
                          <a:off x="0" y="0"/>
                          <a:ext cx="3118618" cy="1924651"/>
                        </a:xfrm>
                        <a:prstGeom prst="rect">
                          <a:avLst/>
                        </a:prstGeom>
                      </pic:spPr>
                    </pic:pic>
                  </a:graphicData>
                </a:graphic>
              </wp:inline>
            </w:drawing>
          </w:r>
        </w:del>
      </w:ins>
      <w:del w:id="2000" w:author="Boni" w:date="2014-09-07T00:13:00Z">
        <w:r>
          <w:rPr>
            <w:noProof/>
            <w:rPrChange w:id="2001"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21"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rsidP="00F615B4">
      <w:pPr>
        <w:ind w:left="360"/>
        <w:jc w:val="center"/>
        <w:rPr>
          <w:ins w:id="2002" w:author="Boni" w:date="2014-09-07T00:14:00Z"/>
          <w:del w:id="2003" w:author="Andrija Ilic" w:date="2015-09-06T10:46:00Z"/>
        </w:rPr>
        <w:pPrChange w:id="2004" w:author="Andrija Ilic" w:date="2015-09-06T10:46:00Z">
          <w:pPr>
            <w:ind w:left="360"/>
            <w:jc w:val="center"/>
          </w:pPr>
        </w:pPrChange>
      </w:pPr>
      <w:del w:id="2005" w:author="Andrija Ilic" w:date="2015-09-06T10:46:00Z">
        <w:r w:rsidDel="00F615B4">
          <w:delText xml:space="preserve">Слика </w:delText>
        </w:r>
      </w:del>
      <w:ins w:id="2006" w:author="Boni" w:date="2014-09-07T21:07:00Z">
        <w:del w:id="2007" w:author="Andrija Ilic" w:date="2015-09-06T10:46:00Z">
          <w:r w:rsidR="00F6125F" w:rsidDel="00F615B4">
            <w:delText xml:space="preserve">Дијаграм </w:delText>
          </w:r>
        </w:del>
      </w:ins>
      <w:del w:id="2008" w:author="Andrija Ilic" w:date="2015-09-06T10:46:00Z">
        <w:r w:rsidDel="00F615B4">
          <w:delText>7</w:delText>
        </w:r>
      </w:del>
      <w:ins w:id="2009" w:author="Boni" w:date="2014-09-07T21:07:00Z">
        <w:del w:id="2010" w:author="Andrija Ilic" w:date="2015-09-06T10:46:00Z">
          <w:r w:rsidR="00F6125F" w:rsidDel="00F615B4">
            <w:delText>1</w:delText>
          </w:r>
        </w:del>
      </w:ins>
      <w:del w:id="2011" w:author="Andrija Ilic" w:date="2015-09-06T10:46:00Z">
        <w:r w:rsidDel="00F615B4">
          <w:delText>. Дијаграм случајева коришћења</w:delText>
        </w:r>
      </w:del>
      <w:ins w:id="2012" w:author="Boni" w:date="2014-09-07T21:07:00Z">
        <w:del w:id="2013" w:author="Andrija Ilic" w:date="2015-09-06T10:46:00Z">
          <w:r w:rsidR="00F6125F" w:rsidDel="00F615B4">
            <w:delText>Заједнички случајеви коришћења</w:delText>
          </w:r>
        </w:del>
      </w:ins>
    </w:p>
    <w:p w14:paraId="0ED9DF83" w14:textId="00581C35" w:rsidR="009331F4" w:rsidRDefault="00252993" w:rsidP="00F615B4">
      <w:pPr>
        <w:ind w:left="360"/>
        <w:jc w:val="center"/>
        <w:rPr>
          <w:ins w:id="2014" w:author="Boni" w:date="2014-09-07T00:13:00Z"/>
        </w:rPr>
        <w:pPrChange w:id="2015" w:author="Andrija Ilic" w:date="2015-09-06T10:46:00Z">
          <w:pPr>
            <w:ind w:left="360"/>
            <w:jc w:val="center"/>
          </w:pPr>
        </w:pPrChange>
      </w:pPr>
      <w:ins w:id="2016" w:author="Boni" w:date="2014-09-07T00:14:00Z">
        <w:del w:id="2017" w:author="Andrija Ilic" w:date="2015-09-06T10:46:00Z">
          <w:r w:rsidDel="00F615B4">
            <w:rPr>
              <w:noProof/>
              <w:rPrChange w:id="2018"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22"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019" w:author="Andrija Ilic" w:date="2015-09-06T11:00:00Z"/>
          <w:b/>
          <w:rPrChange w:id="2020" w:author="Andrija Ilic" w:date="2015-09-06T11:16:00Z">
            <w:rPr>
              <w:ins w:id="2021" w:author="Andrija Ilic" w:date="2015-09-06T11:00:00Z"/>
              <w:b/>
            </w:rPr>
          </w:rPrChange>
        </w:rPr>
      </w:pPr>
      <w:ins w:id="2022" w:author="Andrija Ilic" w:date="2015-09-06T11:00:00Z">
        <w:r w:rsidRPr="00455F53">
          <w:rPr>
            <w:b/>
            <w:rPrChange w:id="2023" w:author="Andrija Ilic" w:date="2015-09-06T11:16:00Z">
              <w:rPr>
                <w:b/>
              </w:rPr>
            </w:rPrChange>
          </w:rPr>
          <w:t xml:space="preserve">Случај коришћења 1: </w:t>
        </w:r>
      </w:ins>
      <w:ins w:id="2024" w:author="Andrija Ilic" w:date="2015-09-06T11:01:00Z">
        <w:r w:rsidRPr="00455F53">
          <w:rPr>
            <w:b/>
            <w:lang w:val="sr-Cyrl-RS"/>
            <w:rPrChange w:id="2025" w:author="Andrija Ilic" w:date="2015-09-06T11:16:00Z">
              <w:rPr>
                <w:lang w:val="sr-Cyrl-RS"/>
              </w:rPr>
            </w:rPrChange>
          </w:rPr>
          <w:t>Регистрација корисника</w:t>
        </w:r>
      </w:ins>
      <w:ins w:id="2026" w:author="Andrija Ilic" w:date="2015-09-06T11:00:00Z">
        <w:r w:rsidRPr="00455F53" w:rsidDel="00F11783">
          <w:rPr>
            <w:b/>
            <w:rPrChange w:id="2027" w:author="Andrija Ilic" w:date="2015-09-06T11:16:00Z">
              <w:rPr>
                <w:b/>
              </w:rPr>
            </w:rPrChange>
          </w:rPr>
          <w:t xml:space="preserve"> </w:t>
        </w:r>
      </w:ins>
    </w:p>
    <w:p w14:paraId="22EE56BD" w14:textId="77777777" w:rsidR="00776C24" w:rsidRDefault="00776C24" w:rsidP="00776C24">
      <w:pPr>
        <w:rPr>
          <w:ins w:id="2028" w:author="Andrija Ilic" w:date="2015-09-06T11:01:00Z"/>
          <w:b/>
        </w:rPr>
      </w:pPr>
      <w:ins w:id="2029" w:author="Andrija Ilic" w:date="2015-09-06T11:00:00Z">
        <w:r>
          <w:rPr>
            <w:b/>
          </w:rPr>
          <w:t>Назив СК</w:t>
        </w:r>
        <w:proofErr w:type="gramStart"/>
        <w:r>
          <w:rPr>
            <w:b/>
          </w:rPr>
          <w:t>:</w:t>
        </w:r>
        <w:proofErr w:type="gramEnd"/>
        <w:r>
          <w:rPr>
            <w:b/>
          </w:rPr>
          <w:br/>
        </w:r>
      </w:ins>
      <w:ins w:id="2030"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031" w:author="Andrija Ilic" w:date="2015-09-06T11:00:00Z"/>
        </w:rPr>
      </w:pPr>
      <w:ins w:id="2032" w:author="Andrija Ilic" w:date="2015-09-06T11:00:00Z">
        <w:r>
          <w:rPr>
            <w:b/>
          </w:rPr>
          <w:t>Учесници CК</w:t>
        </w:r>
        <w:proofErr w:type="gramStart"/>
        <w:r>
          <w:rPr>
            <w:b/>
          </w:rPr>
          <w:t>:</w:t>
        </w:r>
        <w:proofErr w:type="gramEnd"/>
        <w:r>
          <w:rPr>
            <w:b/>
          </w:rPr>
          <w:br/>
        </w:r>
        <w:r>
          <w:t>Корисник и програм</w:t>
        </w:r>
      </w:ins>
    </w:p>
    <w:p w14:paraId="30721C30" w14:textId="4A19387C" w:rsidR="00776C24" w:rsidRDefault="00776C24" w:rsidP="00776C24">
      <w:pPr>
        <w:rPr>
          <w:ins w:id="2033" w:author="Andrija Ilic" w:date="2015-09-06T11:00:00Z"/>
        </w:rPr>
      </w:pPr>
      <w:ins w:id="2034" w:author="Andrija Ilic" w:date="2015-09-06T11:00:00Z">
        <w:r>
          <w:rPr>
            <w:b/>
          </w:rPr>
          <w:t>Предуслов</w:t>
        </w:r>
        <w:proofErr w:type="gramStart"/>
        <w:r>
          <w:rPr>
            <w:b/>
          </w:rPr>
          <w:t>:</w:t>
        </w:r>
        <w:proofErr w:type="gramEnd"/>
        <w:r>
          <w:rPr>
            <w:b/>
          </w:rPr>
          <w:br/>
        </w:r>
      </w:ins>
      <w:ins w:id="2035"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036" w:author="Andrija Ilic" w:date="2015-09-06T11:00:00Z"/>
          <w:b/>
        </w:rPr>
      </w:pPr>
      <w:ins w:id="2037"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038" w:author="Andrija Ilic" w:date="2015-09-06T11:00:00Z"/>
        </w:rPr>
      </w:pPr>
      <w:ins w:id="2039" w:author="Andrija Ilic" w:date="2015-09-06T11:00:00Z">
        <w:r>
          <w:t xml:space="preserve">Корисник </w:t>
        </w:r>
        <w:r w:rsidRPr="00A10AA6">
          <w:rPr>
            <w:u w:val="single"/>
          </w:rPr>
          <w:t>уноси</w:t>
        </w:r>
        <w:r>
          <w:t xml:space="preserve"> </w:t>
        </w:r>
      </w:ins>
      <w:ins w:id="2040" w:author="Andrija Ilic" w:date="2015-09-06T11:02:00Z">
        <w:r>
          <w:rPr>
            <w:lang w:val="sr-Cyrl-RS"/>
          </w:rPr>
          <w:t>своје податке</w:t>
        </w:r>
      </w:ins>
      <w:ins w:id="2041" w:author="Andrija Ilic" w:date="2015-09-06T11:35:00Z">
        <w:r w:rsidR="00B63789">
          <w:rPr>
            <w:lang w:val="sr-Cyrl-RS"/>
          </w:rPr>
          <w:t>.</w:t>
        </w:r>
      </w:ins>
      <w:ins w:id="2042" w:author="Andrija Ilic" w:date="2015-09-06T11:00:00Z">
        <w:r>
          <w:t xml:space="preserve"> (АПУСО)</w:t>
        </w:r>
      </w:ins>
    </w:p>
    <w:p w14:paraId="3B3FE10B" w14:textId="1F968FA1" w:rsidR="00776C24" w:rsidRDefault="00776C24" w:rsidP="00776C24">
      <w:pPr>
        <w:pStyle w:val="ListParagraph"/>
        <w:numPr>
          <w:ilvl w:val="0"/>
          <w:numId w:val="4"/>
        </w:numPr>
        <w:ind w:left="720"/>
        <w:rPr>
          <w:ins w:id="2043" w:author="Andrija Ilic" w:date="2015-09-06T11:00:00Z"/>
        </w:rPr>
      </w:pPr>
      <w:ins w:id="2044" w:author="Andrija Ilic" w:date="2015-09-06T11:00:00Z">
        <w:r>
          <w:t xml:space="preserve">Корисник </w:t>
        </w:r>
        <w:r w:rsidRPr="00A10AA6">
          <w:rPr>
            <w:u w:val="single"/>
          </w:rPr>
          <w:t>позива</w:t>
        </w:r>
        <w:r>
          <w:t xml:space="preserve"> систем да </w:t>
        </w:r>
      </w:ins>
      <w:ins w:id="2045" w:author="Andrija Ilic" w:date="2015-09-06T11:02:00Z">
        <w:r>
          <w:rPr>
            <w:lang w:val="sr-Cyrl-RS"/>
          </w:rPr>
          <w:t>га регист</w:t>
        </w:r>
      </w:ins>
      <w:ins w:id="2046" w:author="Andrija Ilic" w:date="2015-09-06T11:03:00Z">
        <w:r>
          <w:rPr>
            <w:lang w:val="sr-Cyrl-RS"/>
          </w:rPr>
          <w:t>р</w:t>
        </w:r>
      </w:ins>
      <w:ins w:id="2047" w:author="Andrija Ilic" w:date="2015-09-06T11:02:00Z">
        <w:r>
          <w:rPr>
            <w:lang w:val="sr-Cyrl-RS"/>
          </w:rPr>
          <w:t>ује</w:t>
        </w:r>
      </w:ins>
      <w:ins w:id="2048" w:author="Andrija Ilic" w:date="2015-09-06T11:35:00Z">
        <w:r w:rsidR="00B63789">
          <w:rPr>
            <w:lang w:val="sr-Cyrl-RS"/>
          </w:rPr>
          <w:t xml:space="preserve">. </w:t>
        </w:r>
      </w:ins>
      <w:ins w:id="2049" w:author="Andrija Ilic" w:date="2015-09-06T11:00:00Z">
        <w:r>
          <w:t>(АПСО)</w:t>
        </w:r>
      </w:ins>
    </w:p>
    <w:p w14:paraId="1CA93951" w14:textId="6E10DEF0" w:rsidR="00776C24" w:rsidRDefault="00776C24" w:rsidP="00776C24">
      <w:pPr>
        <w:pStyle w:val="ListParagraph"/>
        <w:numPr>
          <w:ilvl w:val="0"/>
          <w:numId w:val="4"/>
        </w:numPr>
        <w:ind w:left="720"/>
        <w:rPr>
          <w:ins w:id="2050" w:author="Andrija Ilic" w:date="2015-09-06T11:00:00Z"/>
        </w:rPr>
      </w:pPr>
      <w:ins w:id="2051" w:author="Andrija Ilic" w:date="2015-09-06T11:00:00Z">
        <w:r>
          <w:t xml:space="preserve">Систем </w:t>
        </w:r>
      </w:ins>
      <w:ins w:id="2052" w:author="Andrija Ilic" w:date="2015-09-06T11:03:00Z">
        <w:r>
          <w:rPr>
            <w:u w:val="single"/>
            <w:lang w:val="sr-Cyrl-RS"/>
          </w:rPr>
          <w:t>чува</w:t>
        </w:r>
        <w:r>
          <w:rPr>
            <w:lang w:val="sr-Cyrl-RS"/>
          </w:rPr>
          <w:t xml:space="preserve"> податке о новом к</w:t>
        </w:r>
      </w:ins>
      <w:ins w:id="2053" w:author="Andrija Ilic" w:date="2015-09-06T11:00:00Z">
        <w:r>
          <w:t>орисник</w:t>
        </w:r>
      </w:ins>
      <w:ins w:id="2054" w:author="Andrija Ilic" w:date="2015-09-06T11:03:00Z">
        <w:r>
          <w:rPr>
            <w:lang w:val="sr-Cyrl-RS"/>
          </w:rPr>
          <w:t>у</w:t>
        </w:r>
      </w:ins>
      <w:ins w:id="2055" w:author="Andrija Ilic" w:date="2015-09-06T11:35:00Z">
        <w:r w:rsidR="00B63789">
          <w:rPr>
            <w:lang w:val="sr-Cyrl-RS"/>
          </w:rPr>
          <w:t xml:space="preserve">. </w:t>
        </w:r>
      </w:ins>
      <w:ins w:id="2056" w:author="Andrija Ilic" w:date="2015-09-06T11:00:00Z">
        <w:r>
          <w:t>(СО)</w:t>
        </w:r>
      </w:ins>
    </w:p>
    <w:p w14:paraId="2308957F" w14:textId="18459A05" w:rsidR="00776C24" w:rsidRDefault="00776C24" w:rsidP="00776C24">
      <w:pPr>
        <w:pStyle w:val="ListParagraph"/>
        <w:numPr>
          <w:ilvl w:val="0"/>
          <w:numId w:val="4"/>
        </w:numPr>
        <w:ind w:left="720"/>
        <w:rPr>
          <w:ins w:id="2057" w:author="Andrija Ilic" w:date="2015-09-06T11:00:00Z"/>
        </w:rPr>
      </w:pPr>
      <w:ins w:id="2058" w:author="Andrija Ilic" w:date="2015-09-06T11:00:00Z">
        <w:r>
          <w:t xml:space="preserve">Систем </w:t>
        </w:r>
        <w:r w:rsidRPr="00A10AA6">
          <w:rPr>
            <w:u w:val="single"/>
          </w:rPr>
          <w:t>приказује</w:t>
        </w:r>
        <w:r>
          <w:t xml:space="preserve"> кориснику поруку о успешној регистрацији и </w:t>
        </w:r>
      </w:ins>
      <w:ins w:id="2059" w:author="Andrija Ilic" w:date="2015-09-06T11:05:00Z">
        <w:r>
          <w:rPr>
            <w:lang w:val="sr-Cyrl-RS"/>
          </w:rPr>
          <w:t>прослеђује поруку кориснику</w:t>
        </w:r>
      </w:ins>
      <w:ins w:id="2060" w:author="Andrija Ilic" w:date="2015-09-06T11:00:00Z">
        <w:r>
          <w:t>.</w:t>
        </w:r>
      </w:ins>
      <w:ins w:id="2061" w:author="Andrija Ilic" w:date="2015-09-06T11:35:00Z">
        <w:r w:rsidR="00B63789">
          <w:rPr>
            <w:lang w:val="sr-Cyrl-RS"/>
          </w:rPr>
          <w:t xml:space="preserve"> </w:t>
        </w:r>
      </w:ins>
      <w:ins w:id="2062" w:author="Andrija Ilic" w:date="2015-09-06T11:00:00Z">
        <w:r>
          <w:t>(ИА)</w:t>
        </w:r>
      </w:ins>
    </w:p>
    <w:p w14:paraId="25D8300F" w14:textId="551DEC53" w:rsidR="00776C24" w:rsidRDefault="00776C24" w:rsidP="00776C24">
      <w:pPr>
        <w:pStyle w:val="ListParagraph"/>
        <w:numPr>
          <w:ilvl w:val="0"/>
          <w:numId w:val="4"/>
        </w:numPr>
        <w:ind w:left="720"/>
        <w:rPr>
          <w:ins w:id="2063" w:author="Andrija Ilic" w:date="2015-09-06T11:09:00Z"/>
        </w:rPr>
      </w:pPr>
      <w:ins w:id="2064"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7BE4047D" w14:textId="41327CF8" w:rsidR="00776C24" w:rsidRDefault="00776C24" w:rsidP="00776C24">
      <w:pPr>
        <w:pStyle w:val="ListParagraph"/>
        <w:numPr>
          <w:ilvl w:val="0"/>
          <w:numId w:val="4"/>
        </w:numPr>
        <w:ind w:left="720"/>
        <w:rPr>
          <w:ins w:id="2065" w:author="Andrija Ilic" w:date="2015-09-06T11:09:00Z"/>
        </w:rPr>
      </w:pPr>
      <w:ins w:id="2066" w:author="Andrija Ilic" w:date="2015-09-06T11:09:00Z">
        <w:r>
          <w:t xml:space="preserve">Систем </w:t>
        </w:r>
        <w:r>
          <w:rPr>
            <w:u w:val="single"/>
            <w:lang w:val="sr-Cyrl-RS"/>
          </w:rPr>
          <w:t>проверава</w:t>
        </w:r>
        <w:r>
          <w:rPr>
            <w:lang w:val="sr-Cyrl-RS"/>
          </w:rPr>
          <w:t xml:space="preserve"> активациони линк</w:t>
        </w:r>
        <w:r>
          <w:t>.</w:t>
        </w:r>
      </w:ins>
      <w:ins w:id="2067" w:author="Andrija Ilic" w:date="2015-09-06T11:35:00Z">
        <w:r w:rsidR="00B63789">
          <w:rPr>
            <w:lang w:val="sr-Cyrl-RS"/>
          </w:rPr>
          <w:t xml:space="preserve"> </w:t>
        </w:r>
      </w:ins>
      <w:ins w:id="2068" w:author="Andrija Ilic" w:date="2015-09-06T11:09:00Z">
        <w:r>
          <w:t>(СО)</w:t>
        </w:r>
      </w:ins>
    </w:p>
    <w:p w14:paraId="0BD5CFEF" w14:textId="48F1170D" w:rsidR="00776C24" w:rsidRDefault="00776C24" w:rsidP="00776C24">
      <w:pPr>
        <w:pStyle w:val="ListParagraph"/>
        <w:numPr>
          <w:ilvl w:val="0"/>
          <w:numId w:val="4"/>
        </w:numPr>
        <w:ind w:left="720"/>
        <w:rPr>
          <w:ins w:id="2069" w:author="Andrija Ilic" w:date="2015-09-06T11:09:00Z"/>
        </w:rPr>
      </w:pPr>
      <w:ins w:id="2070" w:author="Andrija Ilic" w:date="2015-09-06T11:09: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071" w:author="Andrija Ilic" w:date="2015-09-06T11:35:00Z">
        <w:r w:rsidR="00B63789">
          <w:rPr>
            <w:lang w:val="sr-Cyrl-RS"/>
          </w:rPr>
          <w:t xml:space="preserve"> </w:t>
        </w:r>
      </w:ins>
      <w:ins w:id="2072" w:author="Andrija Ilic" w:date="2015-09-06T11:09:00Z">
        <w:r>
          <w:t>(ИА)</w:t>
        </w:r>
      </w:ins>
    </w:p>
    <w:p w14:paraId="7C318910" w14:textId="77777777" w:rsidR="00776C24" w:rsidRDefault="00776C24" w:rsidP="00776C24">
      <w:pPr>
        <w:rPr>
          <w:ins w:id="2073" w:author="Andrija Ilic" w:date="2015-09-06T11:00:00Z"/>
          <w:b/>
        </w:rPr>
      </w:pPr>
      <w:ins w:id="2074" w:author="Andrija Ilic" w:date="2015-09-06T11:00:00Z">
        <w:r>
          <w:rPr>
            <w:b/>
          </w:rPr>
          <w:t>Алтернативни сценарио:</w:t>
        </w:r>
      </w:ins>
    </w:p>
    <w:p w14:paraId="13642686" w14:textId="2D6AD80E" w:rsidR="00776C24" w:rsidRDefault="00776C24" w:rsidP="00776C24">
      <w:pPr>
        <w:rPr>
          <w:ins w:id="2075" w:author="Andrija Ilic" w:date="2015-09-06T11:10:00Z"/>
          <w:sz w:val="22"/>
        </w:rPr>
      </w:pPr>
      <w:ins w:id="2076" w:author="Andrija Ilic" w:date="2015-09-06T11:00:00Z">
        <w:r>
          <w:rPr>
            <w:b/>
          </w:rPr>
          <w:tab/>
        </w:r>
        <w:r>
          <w:t xml:space="preserve">4.1 </w:t>
        </w:r>
      </w:ins>
      <w:ins w:id="2077" w:author="Andrija Ilic" w:date="2015-09-06T11:06:00Z">
        <w:r>
          <w:rPr>
            <w:sz w:val="22"/>
          </w:rPr>
          <w:t>Уколико систем не м</w:t>
        </w:r>
        <w:r>
          <w:rPr>
            <w:sz w:val="22"/>
            <w:lang w:val="sr-Cyrl-RS"/>
          </w:rPr>
          <w:t>о</w:t>
        </w:r>
        <w:r>
          <w:rPr>
            <w:sz w:val="22"/>
          </w:rPr>
          <w:t>же да региструје к</w:t>
        </w:r>
      </w:ins>
      <w:ins w:id="2078" w:author="Andrija Ilic" w:date="2015-09-06T11:07:00Z">
        <w:r>
          <w:rPr>
            <w:sz w:val="22"/>
            <w:lang w:val="sr-Cyrl-RS"/>
          </w:rPr>
          <w:t>о</w:t>
        </w:r>
      </w:ins>
      <w:ins w:id="2079" w:author="Andrija Ilic" w:date="2015-09-06T11:06:00Z">
        <w:r>
          <w:rPr>
            <w:sz w:val="22"/>
          </w:rPr>
          <w:t>рисника, приказује к</w:t>
        </w:r>
      </w:ins>
      <w:ins w:id="2080" w:author="Andrija Ilic" w:date="2015-09-06T11:07:00Z">
        <w:r>
          <w:rPr>
            <w:sz w:val="22"/>
            <w:lang w:val="sr-Cyrl-RS"/>
          </w:rPr>
          <w:t>о</w:t>
        </w:r>
      </w:ins>
      <w:ins w:id="2081" w:author="Andrija Ilic" w:date="2015-09-06T11:06:00Z">
        <w:r>
          <w:rPr>
            <w:sz w:val="22"/>
          </w:rPr>
          <w:t>риснику п</w:t>
        </w:r>
      </w:ins>
      <w:ins w:id="2082" w:author="Andrija Ilic" w:date="2015-09-06T11:07:00Z">
        <w:r>
          <w:rPr>
            <w:sz w:val="22"/>
            <w:lang w:val="sr-Cyrl-RS"/>
          </w:rPr>
          <w:t>о</w:t>
        </w:r>
      </w:ins>
      <w:ins w:id="2083" w:author="Andrija Ilic" w:date="2015-09-06T11:06:00Z">
        <w:r>
          <w:rPr>
            <w:sz w:val="22"/>
          </w:rPr>
          <w:t>руку да не м</w:t>
        </w:r>
      </w:ins>
      <w:ins w:id="2084" w:author="Andrija Ilic" w:date="2015-09-06T11:07:00Z">
        <w:r>
          <w:rPr>
            <w:sz w:val="22"/>
            <w:lang w:val="sr-Cyrl-RS"/>
          </w:rPr>
          <w:t>о</w:t>
        </w:r>
      </w:ins>
      <w:ins w:id="2085" w:author="Andrija Ilic" w:date="2015-09-06T11:06:00Z">
        <w:r>
          <w:rPr>
            <w:sz w:val="22"/>
          </w:rPr>
          <w:t>же да га региструје (ИА). Прекида се изврше</w:t>
        </w:r>
      </w:ins>
      <w:ins w:id="2086" w:author="Andrija Ilic" w:date="2015-09-06T11:07:00Z">
        <w:r>
          <w:rPr>
            <w:sz w:val="22"/>
            <w:lang w:val="sr-Cyrl-RS"/>
          </w:rPr>
          <w:t>њ</w:t>
        </w:r>
      </w:ins>
      <w:ins w:id="2087" w:author="Andrija Ilic" w:date="2015-09-06T11:06:00Z">
        <w:r>
          <w:rPr>
            <w:sz w:val="22"/>
          </w:rPr>
          <w:t>е сценарија.</w:t>
        </w:r>
      </w:ins>
    </w:p>
    <w:p w14:paraId="0AA9D943" w14:textId="61BA6F3C" w:rsidR="00776C24" w:rsidRPr="00776C24" w:rsidRDefault="00776C24" w:rsidP="00776C24">
      <w:pPr>
        <w:ind w:firstLine="720"/>
        <w:rPr>
          <w:ins w:id="2088" w:author="Andrija Ilic" w:date="2015-09-06T11:00:00Z"/>
          <w:lang w:val="sr-Cyrl-RS"/>
          <w:rPrChange w:id="2089" w:author="Andrija Ilic" w:date="2015-09-06T11:10:00Z">
            <w:rPr>
              <w:ins w:id="2090" w:author="Andrija Ilic" w:date="2015-09-06T11:00:00Z"/>
            </w:rPr>
          </w:rPrChange>
        </w:rPr>
        <w:pPrChange w:id="2091" w:author="Andrija Ilic" w:date="2015-09-06T11:10:00Z">
          <w:pPr/>
        </w:pPrChange>
      </w:pPr>
      <w:ins w:id="2092" w:author="Andrija Ilic" w:date="2015-09-06T11:10:00Z">
        <w:r>
          <w:rPr>
            <w:sz w:val="22"/>
            <w:lang w:val="sr-Cyrl-RS"/>
          </w:rPr>
          <w:t xml:space="preserve">7.1 </w:t>
        </w:r>
      </w:ins>
      <w:ins w:id="2093"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094" w:author="Andrija Ilic" w:date="2015-09-06T11:13:00Z">
        <w:r w:rsidR="002716AB">
          <w:rPr>
            <w:sz w:val="22"/>
            <w:lang w:val="sr-Cyrl-RS"/>
          </w:rPr>
          <w:t>ИА</w:t>
        </w:r>
      </w:ins>
      <w:ins w:id="2095" w:author="Andrija Ilic" w:date="2015-09-06T11:12:00Z">
        <w:r w:rsidR="002716AB">
          <w:rPr>
            <w:sz w:val="22"/>
            <w:lang w:val="sr-Cyrl-RS"/>
          </w:rPr>
          <w:t>)</w:t>
        </w:r>
      </w:ins>
      <w:ins w:id="2096"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097" w:author="Andrija Ilic" w:date="2015-09-06T11:15:00Z"/>
        </w:rPr>
      </w:pPr>
    </w:p>
    <w:p w14:paraId="20A44DF7" w14:textId="03E99539" w:rsidR="00455F53" w:rsidRPr="00BF52FA" w:rsidRDefault="00455F53" w:rsidP="00455F53">
      <w:pPr>
        <w:rPr>
          <w:ins w:id="2098" w:author="Andrija Ilic" w:date="2015-09-06T11:15:00Z"/>
          <w:b/>
        </w:rPr>
      </w:pPr>
      <w:ins w:id="2099"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100" w:author="Andrija Ilic" w:date="2015-09-06T11:15:00Z"/>
        </w:rPr>
      </w:pPr>
      <w:ins w:id="2101" w:author="Andrija Ilic" w:date="2015-09-06T11:15:00Z">
        <w:r>
          <w:rPr>
            <w:b/>
          </w:rPr>
          <w:t>Назив СК</w:t>
        </w:r>
        <w:proofErr w:type="gramStart"/>
        <w:r>
          <w:rPr>
            <w:b/>
          </w:rPr>
          <w:t>:</w:t>
        </w:r>
        <w:proofErr w:type="gramEnd"/>
        <w:r>
          <w:rPr>
            <w:b/>
          </w:rPr>
          <w:br/>
        </w:r>
        <w:r>
          <w:t>Измена података о кориснику</w:t>
        </w:r>
      </w:ins>
    </w:p>
    <w:p w14:paraId="3FEAFE9F" w14:textId="77777777" w:rsidR="00455F53" w:rsidRDefault="00455F53" w:rsidP="00455F53">
      <w:pPr>
        <w:rPr>
          <w:ins w:id="2102" w:author="Andrija Ilic" w:date="2015-09-06T11:15:00Z"/>
        </w:rPr>
      </w:pPr>
      <w:ins w:id="2103" w:author="Andrija Ilic" w:date="2015-09-06T11:15:00Z">
        <w:r>
          <w:rPr>
            <w:b/>
          </w:rPr>
          <w:t>Учесници CК</w:t>
        </w:r>
        <w:proofErr w:type="gramStart"/>
        <w:r>
          <w:rPr>
            <w:b/>
          </w:rPr>
          <w:t>:</w:t>
        </w:r>
        <w:proofErr w:type="gramEnd"/>
        <w:r>
          <w:rPr>
            <w:b/>
          </w:rPr>
          <w:br/>
        </w:r>
        <w:r>
          <w:t>Корисник и програм</w:t>
        </w:r>
      </w:ins>
    </w:p>
    <w:p w14:paraId="3536F852" w14:textId="7E2F1B0D" w:rsidR="00455F53" w:rsidRDefault="00455F53" w:rsidP="00455F53">
      <w:pPr>
        <w:rPr>
          <w:ins w:id="2104" w:author="Andrija Ilic" w:date="2015-09-06T11:15:00Z"/>
        </w:rPr>
      </w:pPr>
      <w:ins w:id="2105" w:author="Andrija Ilic" w:date="2015-09-06T11:15:00Z">
        <w:r>
          <w:rPr>
            <w:b/>
          </w:rPr>
          <w:lastRenderedPageBreak/>
          <w:t>Предуслов</w:t>
        </w:r>
        <w:proofErr w:type="gramStart"/>
        <w:r>
          <w:rPr>
            <w:b/>
          </w:rPr>
          <w:t>:</w:t>
        </w:r>
        <w:proofErr w:type="gramEnd"/>
        <w:r>
          <w:rPr>
            <w:b/>
          </w:rPr>
          <w:br/>
        </w:r>
        <w:r>
          <w:t>Корисник је пријављен на систем</w:t>
        </w:r>
      </w:ins>
    </w:p>
    <w:p w14:paraId="18E14479" w14:textId="77777777" w:rsidR="00455F53" w:rsidRDefault="00455F53" w:rsidP="00455F53">
      <w:pPr>
        <w:rPr>
          <w:ins w:id="2106" w:author="Andrija Ilic" w:date="2015-09-06T11:15:00Z"/>
          <w:b/>
        </w:rPr>
      </w:pPr>
      <w:ins w:id="2107" w:author="Andrija Ilic" w:date="2015-09-06T11:15:00Z">
        <w:r>
          <w:rPr>
            <w:b/>
          </w:rPr>
          <w:t>Основни сценарио СК</w:t>
        </w:r>
      </w:ins>
    </w:p>
    <w:p w14:paraId="1E460A62" w14:textId="640E2935" w:rsidR="00455F53" w:rsidRDefault="00455F53" w:rsidP="00455F53">
      <w:pPr>
        <w:pStyle w:val="ListParagraph"/>
        <w:numPr>
          <w:ilvl w:val="0"/>
          <w:numId w:val="27"/>
        </w:numPr>
        <w:rPr>
          <w:ins w:id="2108" w:author="Andrija Ilic" w:date="2015-09-06T11:15:00Z"/>
        </w:rPr>
      </w:pPr>
      <w:ins w:id="2109" w:author="Andrija Ilic" w:date="2015-09-06T11:16:00Z">
        <w:r>
          <w:rPr>
            <w:lang w:val="sr-Cyrl-RS"/>
          </w:rPr>
          <w:t>Корисник</w:t>
        </w:r>
      </w:ins>
      <w:ins w:id="2110" w:author="Andrija Ilic" w:date="2015-09-06T11:15:00Z">
        <w:r>
          <w:t xml:space="preserve"> </w:t>
        </w:r>
        <w:r w:rsidRPr="007268A5">
          <w:rPr>
            <w:u w:val="single"/>
          </w:rPr>
          <w:t>уноси</w:t>
        </w:r>
        <w:r>
          <w:t xml:space="preserve"> нове измењене податке</w:t>
        </w:r>
      </w:ins>
      <w:ins w:id="2111" w:author="Andrija Ilic" w:date="2015-09-06T11:35:00Z">
        <w:r w:rsidR="00B63789">
          <w:rPr>
            <w:lang w:val="sr-Cyrl-RS"/>
          </w:rPr>
          <w:t>.</w:t>
        </w:r>
      </w:ins>
      <w:ins w:id="2112" w:author="Andrija Ilic" w:date="2015-09-06T11:15:00Z">
        <w:r>
          <w:t xml:space="preserve"> (АПУСО)</w:t>
        </w:r>
      </w:ins>
    </w:p>
    <w:p w14:paraId="000925AD" w14:textId="0E4FCE24" w:rsidR="00455F53" w:rsidRDefault="00455F53" w:rsidP="00455F53">
      <w:pPr>
        <w:pStyle w:val="ListParagraph"/>
        <w:numPr>
          <w:ilvl w:val="0"/>
          <w:numId w:val="27"/>
        </w:numPr>
        <w:rPr>
          <w:ins w:id="2113" w:author="Andrija Ilic" w:date="2015-09-06T11:15:00Z"/>
        </w:rPr>
      </w:pPr>
      <w:ins w:id="2114" w:author="Andrija Ilic" w:date="2015-09-06T11:17:00Z">
        <w:r>
          <w:rPr>
            <w:lang w:val="sr-Cyrl-RS"/>
          </w:rPr>
          <w:t>Корисник</w:t>
        </w:r>
      </w:ins>
      <w:ins w:id="2115" w:author="Andrija Ilic" w:date="2015-09-06T11:15:00Z">
        <w:r>
          <w:t xml:space="preserve"> </w:t>
        </w:r>
        <w:r w:rsidRPr="007268A5">
          <w:rPr>
            <w:u w:val="single"/>
          </w:rPr>
          <w:t>позива систем</w:t>
        </w:r>
        <w:r>
          <w:t xml:space="preserve"> да измени податке</w:t>
        </w:r>
      </w:ins>
      <w:ins w:id="2116" w:author="Andrija Ilic" w:date="2015-09-06T11:35:00Z">
        <w:r w:rsidR="00B63789">
          <w:rPr>
            <w:lang w:val="sr-Cyrl-RS"/>
          </w:rPr>
          <w:t>.</w:t>
        </w:r>
      </w:ins>
      <w:ins w:id="2117" w:author="Andrija Ilic" w:date="2015-09-06T11:34:00Z">
        <w:r w:rsidR="00B63789">
          <w:rPr>
            <w:lang w:val="sr-Cyrl-RS"/>
          </w:rPr>
          <w:t xml:space="preserve"> </w:t>
        </w:r>
      </w:ins>
      <w:ins w:id="2118" w:author="Andrija Ilic" w:date="2015-09-06T11:15:00Z">
        <w:r>
          <w:t>(АПСО)</w:t>
        </w:r>
      </w:ins>
    </w:p>
    <w:p w14:paraId="79F709AD" w14:textId="26A40688" w:rsidR="00455F53" w:rsidRDefault="00455F53" w:rsidP="00455F53">
      <w:pPr>
        <w:pStyle w:val="ListParagraph"/>
        <w:numPr>
          <w:ilvl w:val="0"/>
          <w:numId w:val="27"/>
        </w:numPr>
        <w:rPr>
          <w:ins w:id="2119" w:author="Andrija Ilic" w:date="2015-09-06T11:15:00Z"/>
        </w:rPr>
      </w:pPr>
      <w:ins w:id="2120" w:author="Andrija Ilic" w:date="2015-09-06T11:15:00Z">
        <w:r>
          <w:t xml:space="preserve">Систем </w:t>
        </w:r>
        <w:r w:rsidRPr="00F81F28">
          <w:rPr>
            <w:u w:val="single"/>
          </w:rPr>
          <w:t xml:space="preserve">врши </w:t>
        </w:r>
        <w:r>
          <w:rPr>
            <w:u w:val="single"/>
          </w:rPr>
          <w:t>измену</w:t>
        </w:r>
        <w:r w:rsidRPr="00B63789">
          <w:rPr>
            <w:rPrChange w:id="2121" w:author="Andrija Ilic" w:date="2015-09-06T11:35:00Z">
              <w:rPr>
                <w:u w:val="single"/>
              </w:rPr>
            </w:rPrChange>
          </w:rPr>
          <w:t xml:space="preserve"> података о кориснику</w:t>
        </w:r>
      </w:ins>
      <w:ins w:id="2122" w:author="Andrija Ilic" w:date="2015-09-06T11:35:00Z">
        <w:r w:rsidR="00B63789" w:rsidRPr="00B63789">
          <w:rPr>
            <w:lang w:val="sr-Cyrl-RS"/>
            <w:rPrChange w:id="2123" w:author="Andrija Ilic" w:date="2015-09-06T11:36:00Z">
              <w:rPr>
                <w:u w:val="single"/>
                <w:lang w:val="sr-Cyrl-RS"/>
              </w:rPr>
            </w:rPrChange>
          </w:rPr>
          <w:t>.</w:t>
        </w:r>
      </w:ins>
      <w:ins w:id="2124" w:author="Andrija Ilic" w:date="2015-09-06T11:15:00Z">
        <w:r w:rsidR="00B63789" w:rsidRPr="00B63789">
          <w:rPr>
            <w:rPrChange w:id="2125" w:author="Andrija Ilic" w:date="2015-09-06T11:36:00Z">
              <w:rPr/>
            </w:rPrChange>
          </w:rPr>
          <w:t xml:space="preserve"> </w:t>
        </w:r>
        <w:r>
          <w:t>(СО)</w:t>
        </w:r>
      </w:ins>
    </w:p>
    <w:p w14:paraId="153B3C05" w14:textId="7D9B65DF" w:rsidR="00455F53" w:rsidRDefault="00455F53" w:rsidP="00455F53">
      <w:pPr>
        <w:pStyle w:val="ListParagraph"/>
        <w:numPr>
          <w:ilvl w:val="0"/>
          <w:numId w:val="27"/>
        </w:numPr>
        <w:rPr>
          <w:ins w:id="2126" w:author="Andrija Ilic" w:date="2015-09-06T11:15:00Z"/>
        </w:rPr>
      </w:pPr>
      <w:ins w:id="2127" w:author="Andrija Ilic" w:date="2015-09-06T11:15:00Z">
        <w:r>
          <w:t xml:space="preserve">Систем </w:t>
        </w:r>
        <w:r w:rsidRPr="00F81F28">
          <w:rPr>
            <w:u w:val="single"/>
          </w:rPr>
          <w:t>приказује</w:t>
        </w:r>
        <w:r>
          <w:t xml:space="preserve"> корисник</w:t>
        </w:r>
      </w:ins>
      <w:ins w:id="2128" w:author="Andrija Ilic" w:date="2015-09-06T11:17:00Z">
        <w:r>
          <w:rPr>
            <w:lang w:val="sr-Cyrl-RS"/>
          </w:rPr>
          <w:t>а</w:t>
        </w:r>
      </w:ins>
      <w:ins w:id="2129" w:author="Andrija Ilic" w:date="2015-09-06T11:15:00Z">
        <w:r>
          <w:t xml:space="preserve"> са измењеним подацима</w:t>
        </w:r>
      </w:ins>
      <w:ins w:id="2130" w:author="Andrija Ilic" w:date="2015-09-06T11:36:00Z">
        <w:r w:rsidR="00B63789">
          <w:rPr>
            <w:lang w:val="sr-Cyrl-RS"/>
          </w:rPr>
          <w:t>.</w:t>
        </w:r>
      </w:ins>
      <w:ins w:id="2131" w:author="Andrija Ilic" w:date="2015-09-06T11:15:00Z">
        <w:r w:rsidR="00B63789">
          <w:t xml:space="preserve"> </w:t>
        </w:r>
        <w:r>
          <w:t>(ИА)</w:t>
        </w:r>
      </w:ins>
    </w:p>
    <w:p w14:paraId="1C7A4AFC" w14:textId="77777777" w:rsidR="00455F53" w:rsidRDefault="00455F53" w:rsidP="00455F53">
      <w:pPr>
        <w:rPr>
          <w:ins w:id="2132" w:author="Andrija Ilic" w:date="2015-09-06T11:15:00Z"/>
          <w:b/>
        </w:rPr>
      </w:pPr>
      <w:ins w:id="2133" w:author="Andrija Ilic" w:date="2015-09-06T11:15:00Z">
        <w:r>
          <w:rPr>
            <w:b/>
          </w:rPr>
          <w:t>Алтернативни сценарио:</w:t>
        </w:r>
      </w:ins>
    </w:p>
    <w:p w14:paraId="1A9B5DBF" w14:textId="77777777" w:rsidR="00455F53" w:rsidRDefault="00455F53" w:rsidP="00B63789">
      <w:pPr>
        <w:ind w:firstLine="720"/>
        <w:rPr>
          <w:ins w:id="2134" w:author="Andrija Ilic" w:date="2015-09-06T11:15:00Z"/>
        </w:rPr>
        <w:pPrChange w:id="2135" w:author="Andrija Ilic" w:date="2015-09-06T11:33:00Z">
          <w:pPr/>
        </w:pPrChange>
      </w:pPr>
      <w:ins w:id="2136" w:author="Andrija Ilic" w:date="2015-09-06T11:15:00Z">
        <w:r>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137" w:author="Andrija Ilic" w:date="2015-09-06T11:20:00Z"/>
          <w:b/>
        </w:rPr>
      </w:pPr>
    </w:p>
    <w:p w14:paraId="37E15014" w14:textId="65C55CB5" w:rsidR="00AE71C7" w:rsidRPr="00AE71C7" w:rsidRDefault="00AE71C7" w:rsidP="00AE71C7">
      <w:pPr>
        <w:rPr>
          <w:ins w:id="2138" w:author="Andrija Ilic" w:date="2015-09-06T11:18:00Z"/>
          <w:b/>
          <w:lang w:val="sr-Cyrl-RS"/>
          <w:rPrChange w:id="2139" w:author="Andrija Ilic" w:date="2015-09-06T11:18:00Z">
            <w:rPr>
              <w:ins w:id="2140" w:author="Andrija Ilic" w:date="2015-09-06T11:18:00Z"/>
              <w:b/>
            </w:rPr>
          </w:rPrChange>
        </w:rPr>
      </w:pPr>
      <w:ins w:id="2141"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142" w:author="Andrija Ilic" w:date="2015-09-06T11:18:00Z"/>
          <w:b/>
          <w:lang w:val="sr-Cyrl-RS"/>
        </w:rPr>
      </w:pPr>
      <w:ins w:id="2143" w:author="Andrija Ilic" w:date="2015-09-06T11:18:00Z">
        <w:r>
          <w:rPr>
            <w:b/>
          </w:rPr>
          <w:t>Назив СК</w:t>
        </w:r>
        <w:proofErr w:type="gramStart"/>
        <w:r>
          <w:rPr>
            <w:b/>
          </w:rPr>
          <w:t>:</w:t>
        </w:r>
        <w:proofErr w:type="gramEnd"/>
        <w:r>
          <w:rPr>
            <w:b/>
          </w:rPr>
          <w:br/>
        </w:r>
        <w:r w:rsidRPr="00AE71C7">
          <w:rPr>
            <w:rPrChange w:id="2144" w:author="Andrija Ilic" w:date="2015-09-06T11:18:00Z">
              <w:rPr>
                <w:b/>
              </w:rPr>
            </w:rPrChange>
          </w:rPr>
          <w:t xml:space="preserve">Преглед </w:t>
        </w:r>
        <w:r w:rsidRPr="00AE71C7">
          <w:rPr>
            <w:lang w:val="sr-Cyrl-RS"/>
            <w:rPrChange w:id="2145" w:author="Andrija Ilic" w:date="2015-09-06T11:18:00Z">
              <w:rPr>
                <w:b/>
                <w:lang w:val="sr-Cyrl-RS"/>
              </w:rPr>
            </w:rPrChange>
          </w:rPr>
          <w:t>активности корисника</w:t>
        </w:r>
      </w:ins>
    </w:p>
    <w:p w14:paraId="2FF55A05" w14:textId="666037C0" w:rsidR="00AE71C7" w:rsidRDefault="00AE71C7" w:rsidP="00AE71C7">
      <w:pPr>
        <w:rPr>
          <w:ins w:id="2146" w:author="Andrija Ilic" w:date="2015-09-06T11:18:00Z"/>
        </w:rPr>
      </w:pPr>
      <w:ins w:id="2147" w:author="Andrija Ilic" w:date="2015-09-06T11:18:00Z">
        <w:r>
          <w:rPr>
            <w:b/>
          </w:rPr>
          <w:t>Учесници CК</w:t>
        </w:r>
        <w:proofErr w:type="gramStart"/>
        <w:r>
          <w:rPr>
            <w:b/>
          </w:rPr>
          <w:t>:</w:t>
        </w:r>
        <w:proofErr w:type="gramEnd"/>
        <w:r>
          <w:rPr>
            <w:b/>
          </w:rPr>
          <w:br/>
        </w:r>
        <w:r>
          <w:t>Корисник и програм</w:t>
        </w:r>
      </w:ins>
    </w:p>
    <w:p w14:paraId="728B39F8" w14:textId="55F61506" w:rsidR="00AE71C7" w:rsidRDefault="00AE71C7" w:rsidP="00AE71C7">
      <w:pPr>
        <w:rPr>
          <w:ins w:id="2148" w:author="Andrija Ilic" w:date="2015-09-06T11:18:00Z"/>
        </w:rPr>
      </w:pPr>
      <w:ins w:id="2149" w:author="Andrija Ilic" w:date="2015-09-06T11:18:00Z">
        <w:r>
          <w:rPr>
            <w:b/>
          </w:rPr>
          <w:t>Предуслов</w:t>
        </w:r>
        <w:proofErr w:type="gramStart"/>
        <w:r>
          <w:rPr>
            <w:b/>
          </w:rPr>
          <w:t>:</w:t>
        </w:r>
        <w:proofErr w:type="gramEnd"/>
        <w:r>
          <w:rPr>
            <w:b/>
          </w:rPr>
          <w:br/>
        </w:r>
        <w:r>
          <w:t>Корисник је пријављен на систем</w:t>
        </w:r>
      </w:ins>
    </w:p>
    <w:p w14:paraId="623BDC39" w14:textId="77777777" w:rsidR="00AE71C7" w:rsidRDefault="00AE71C7" w:rsidP="00AE71C7">
      <w:pPr>
        <w:rPr>
          <w:ins w:id="2150" w:author="Andrija Ilic" w:date="2015-09-06T11:34:00Z"/>
          <w:b/>
        </w:rPr>
      </w:pPr>
      <w:ins w:id="2151"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152" w:author="Andrija Ilic" w:date="2015-09-06T11:34:00Z"/>
        </w:rPr>
      </w:pPr>
      <w:ins w:id="2153" w:author="Andrija Ilic" w:date="2015-09-06T11:34:00Z">
        <w:r>
          <w:t xml:space="preserve">Корисник </w:t>
        </w:r>
        <w:r w:rsidRPr="00F81F28">
          <w:rPr>
            <w:u w:val="single"/>
          </w:rPr>
          <w:t>уноси критеријум</w:t>
        </w:r>
        <w:r>
          <w:t xml:space="preserve"> за претрагу </w:t>
        </w:r>
        <w:r>
          <w:rPr>
            <w:lang w:val="sr-Cyrl-RS"/>
          </w:rPr>
          <w:t>активности</w:t>
        </w:r>
      </w:ins>
      <w:ins w:id="2154" w:author="Andrija Ilic" w:date="2015-09-06T11:36:00Z">
        <w:r>
          <w:rPr>
            <w:lang w:val="sr-Cyrl-RS"/>
          </w:rPr>
          <w:t>.</w:t>
        </w:r>
      </w:ins>
      <w:ins w:id="2155" w:author="Andrija Ilic" w:date="2015-09-06T11:34:00Z">
        <w:r>
          <w:t xml:space="preserve"> (АПУСО)</w:t>
        </w:r>
      </w:ins>
    </w:p>
    <w:p w14:paraId="78BB56D8" w14:textId="102E1556" w:rsidR="00B63789" w:rsidRDefault="00B63789" w:rsidP="00B63789">
      <w:pPr>
        <w:pStyle w:val="ListParagraph"/>
        <w:numPr>
          <w:ilvl w:val="0"/>
          <w:numId w:val="42"/>
        </w:numPr>
        <w:rPr>
          <w:ins w:id="2156" w:author="Andrija Ilic" w:date="2015-09-06T11:34:00Z"/>
        </w:rPr>
      </w:pPr>
      <w:ins w:id="2157" w:author="Andrija Ilic" w:date="2015-09-06T11:34:00Z">
        <w:r>
          <w:t xml:space="preserve">Корисник позива систем </w:t>
        </w:r>
        <w:r>
          <w:rPr>
            <w:u w:val="single"/>
          </w:rPr>
          <w:t>да 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158" w:author="Andrija Ilic" w:date="2015-09-06T11:36:00Z">
        <w:r>
          <w:rPr>
            <w:lang w:val="sr-Cyrl-RS"/>
          </w:rPr>
          <w:t>.</w:t>
        </w:r>
      </w:ins>
      <w:ins w:id="2159" w:author="Andrija Ilic" w:date="2015-09-06T11:34:00Z">
        <w:r>
          <w:t xml:space="preserve"> (АПСО)</w:t>
        </w:r>
      </w:ins>
    </w:p>
    <w:p w14:paraId="3F14A818" w14:textId="16817012" w:rsidR="00B63789" w:rsidRDefault="00B63789" w:rsidP="00B63789">
      <w:pPr>
        <w:pStyle w:val="ListParagraph"/>
        <w:numPr>
          <w:ilvl w:val="0"/>
          <w:numId w:val="42"/>
        </w:numPr>
        <w:rPr>
          <w:ins w:id="2160" w:author="Andrija Ilic" w:date="2015-09-06T11:37:00Z"/>
        </w:rPr>
      </w:pPr>
      <w:ins w:id="2161"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162" w:author="Andrija Ilic" w:date="2015-09-06T11:37:00Z"/>
        </w:rPr>
      </w:pPr>
      <w:ins w:id="2163"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164" w:author="Andrija Ilic" w:date="2015-09-06T11:18:00Z"/>
          <w:b/>
        </w:rPr>
      </w:pPr>
      <w:ins w:id="2165" w:author="Andrija Ilic" w:date="2015-09-06T11:18:00Z">
        <w:r>
          <w:rPr>
            <w:b/>
          </w:rPr>
          <w:t>Алтернативни сценарио:</w:t>
        </w:r>
      </w:ins>
    </w:p>
    <w:p w14:paraId="560F5626" w14:textId="651C6C92" w:rsidR="00AE71C7" w:rsidRDefault="00AE71C7" w:rsidP="00B63789">
      <w:pPr>
        <w:ind w:firstLine="720"/>
        <w:rPr>
          <w:ins w:id="2166" w:author="Andrija Ilic" w:date="2015-09-06T11:18:00Z"/>
        </w:rPr>
        <w:pPrChange w:id="2167" w:author="Andrija Ilic" w:date="2015-09-06T11:37:00Z">
          <w:pPr/>
        </w:pPrChange>
      </w:pPr>
      <w:ins w:id="2168" w:author="Andrija Ilic" w:date="2015-09-06T11:18:00Z">
        <w:r>
          <w:t xml:space="preserve">4.1 Систем </w:t>
        </w:r>
        <w:r w:rsidRPr="00F81F28">
          <w:rPr>
            <w:u w:val="single"/>
          </w:rPr>
          <w:t xml:space="preserve">приказје </w:t>
        </w:r>
        <w:r>
          <w:t xml:space="preserve">поруку да за дате критеријуме не постоје </w:t>
        </w:r>
      </w:ins>
      <w:ins w:id="2169" w:author="Andrija Ilic" w:date="2015-09-06T11:19:00Z">
        <w:r>
          <w:rPr>
            <w:lang w:val="sr-Cyrl-RS"/>
          </w:rPr>
          <w:t>активности</w:t>
        </w:r>
      </w:ins>
      <w:ins w:id="2170" w:author="Andrija Ilic" w:date="2015-09-06T11:18:00Z">
        <w:r>
          <w:t>. (ИА) Прекида се извршење.</w:t>
        </w:r>
      </w:ins>
    </w:p>
    <w:p w14:paraId="57604CD3" w14:textId="46AF3EAC" w:rsidR="009331F4" w:rsidDel="00F615B4" w:rsidRDefault="009331F4" w:rsidP="005B6BA2">
      <w:pPr>
        <w:ind w:left="360"/>
        <w:jc w:val="center"/>
        <w:rPr>
          <w:ins w:id="2171" w:author="Boni" w:date="2014-09-07T00:13:00Z"/>
          <w:del w:id="2172" w:author="Andrija Ilic" w:date="2015-09-06T10:46:00Z"/>
        </w:rPr>
      </w:pPr>
      <w:ins w:id="2173" w:author="Boni" w:date="2014-09-07T00:13:00Z">
        <w:del w:id="2174" w:author="Andrija Ilic" w:date="2015-09-06T10:46:00Z">
          <w:r w:rsidDel="00F615B4">
            <w:delText>Диј</w:delText>
          </w:r>
        </w:del>
      </w:ins>
      <w:ins w:id="2175" w:author="Boni" w:date="2014-09-07T00:14:00Z">
        <w:del w:id="2176" w:author="Andrija Ilic" w:date="2015-09-06T10:46:00Z">
          <w:r w:rsidDel="00F615B4">
            <w:delText xml:space="preserve">аграм </w:delText>
          </w:r>
        </w:del>
      </w:ins>
      <w:ins w:id="2177" w:author="Boni" w:date="2014-09-07T21:07:00Z">
        <w:del w:id="2178" w:author="Andrija Ilic" w:date="2015-09-06T10:46:00Z">
          <w:r w:rsidR="00F6125F" w:rsidDel="00F615B4">
            <w:delText>2: С</w:delText>
          </w:r>
        </w:del>
      </w:ins>
      <w:ins w:id="2179" w:author="Boni" w:date="2014-09-07T00:14:00Z">
        <w:del w:id="2180"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2181" w:author="Boni" w:date="2014-09-07T00:13:00Z"/>
          <w:del w:id="2182" w:author="Andrija Ilic" w:date="2015-09-06T11:20:00Z"/>
        </w:rPr>
      </w:pPr>
    </w:p>
    <w:p w14:paraId="7DEB339E" w14:textId="12E4D6DC" w:rsidR="009331F4" w:rsidRPr="009331F4" w:rsidDel="00AE71C7" w:rsidRDefault="009331F4" w:rsidP="005B6BA2">
      <w:pPr>
        <w:ind w:left="360"/>
        <w:jc w:val="center"/>
        <w:rPr>
          <w:del w:id="2183" w:author="Andrija Ilic" w:date="2015-09-06T11:20:00Z"/>
        </w:rPr>
      </w:pPr>
    </w:p>
    <w:p w14:paraId="70137289" w14:textId="77777777" w:rsidR="00AE71C7" w:rsidRDefault="00AE71C7" w:rsidP="00E26B3A">
      <w:pPr>
        <w:rPr>
          <w:ins w:id="2184" w:author="Andrija Ilic" w:date="2015-09-06T11:20:00Z"/>
          <w:b/>
        </w:rPr>
      </w:pPr>
    </w:p>
    <w:p w14:paraId="606B1498" w14:textId="2B668A43" w:rsidR="00F11783" w:rsidRPr="00AE71C7" w:rsidRDefault="005B6BA2" w:rsidP="00E26B3A">
      <w:pPr>
        <w:rPr>
          <w:ins w:id="2185" w:author="Andrija Ilic" w:date="2015-09-05T10:09:00Z"/>
          <w:b/>
          <w:rPrChange w:id="2186" w:author="Andrija Ilic" w:date="2015-09-06T11:20:00Z">
            <w:rPr>
              <w:ins w:id="2187" w:author="Andrija Ilic" w:date="2015-09-05T10:09:00Z"/>
              <w:b/>
            </w:rPr>
          </w:rPrChange>
        </w:rPr>
      </w:pPr>
      <w:r w:rsidRPr="00AE71C7">
        <w:rPr>
          <w:b/>
          <w:rPrChange w:id="2188" w:author="Andrija Ilic" w:date="2015-09-06T11:20:00Z">
            <w:rPr>
              <w:b/>
            </w:rPr>
          </w:rPrChange>
        </w:rPr>
        <w:t xml:space="preserve">Случај коришћења </w:t>
      </w:r>
      <w:ins w:id="2189" w:author="Andrija Ilic" w:date="2015-09-06T11:20:00Z">
        <w:r w:rsidR="00AE71C7" w:rsidRPr="00AE71C7">
          <w:rPr>
            <w:b/>
            <w:lang w:val="sr-Cyrl-RS"/>
            <w:rPrChange w:id="2190" w:author="Andrija Ilic" w:date="2015-09-06T11:20:00Z">
              <w:rPr>
                <w:b/>
                <w:lang w:val="sr-Cyrl-RS"/>
              </w:rPr>
            </w:rPrChange>
          </w:rPr>
          <w:t>4</w:t>
        </w:r>
      </w:ins>
      <w:del w:id="2191" w:author="Andrija Ilic" w:date="2015-09-06T11:20:00Z">
        <w:r w:rsidRPr="00AE71C7" w:rsidDel="00AE71C7">
          <w:rPr>
            <w:b/>
            <w:rPrChange w:id="2192" w:author="Andrija Ilic" w:date="2015-09-06T11:20:00Z">
              <w:rPr>
                <w:b/>
              </w:rPr>
            </w:rPrChange>
          </w:rPr>
          <w:delText>1</w:delText>
        </w:r>
      </w:del>
      <w:r w:rsidRPr="00AE71C7">
        <w:rPr>
          <w:b/>
          <w:rPrChange w:id="2193" w:author="Andrija Ilic" w:date="2015-09-06T11:20:00Z">
            <w:rPr>
              <w:b/>
            </w:rPr>
          </w:rPrChange>
        </w:rPr>
        <w:t xml:space="preserve">: </w:t>
      </w:r>
      <w:ins w:id="2194" w:author="Andrija Ilic" w:date="2015-09-05T10:09:00Z">
        <w:r w:rsidR="00F11783" w:rsidRPr="00AE71C7">
          <w:rPr>
            <w:b/>
            <w:lang w:val="sr-Cyrl-RS"/>
            <w:rPrChange w:id="2195" w:author="Andrija Ilic" w:date="2015-09-06T11:20:00Z">
              <w:rPr>
                <w:lang w:val="sr-Cyrl-RS"/>
              </w:rPr>
            </w:rPrChange>
          </w:rPr>
          <w:t>Креирање</w:t>
        </w:r>
      </w:ins>
      <w:ins w:id="2196" w:author="Andrija Ilic" w:date="2015-09-06T11:24:00Z">
        <w:r w:rsidR="004E4E37">
          <w:rPr>
            <w:b/>
          </w:rPr>
          <w:t xml:space="preserve"> </w:t>
        </w:r>
        <w:r w:rsidR="004E4E37">
          <w:rPr>
            <w:b/>
            <w:lang w:val="sr-Cyrl-RS"/>
          </w:rPr>
          <w:t>и измена</w:t>
        </w:r>
      </w:ins>
      <w:ins w:id="2197" w:author="Andrija Ilic" w:date="2015-09-05T10:09:00Z">
        <w:r w:rsidR="00F11783" w:rsidRPr="00AE71C7">
          <w:rPr>
            <w:b/>
            <w:lang w:val="sr-Cyrl-RS"/>
            <w:rPrChange w:id="2198" w:author="Andrija Ilic" w:date="2015-09-06T11:20:00Z">
              <w:rPr>
                <w:lang w:val="sr-Cyrl-RS"/>
              </w:rPr>
            </w:rPrChange>
          </w:rPr>
          <w:t xml:space="preserve"> програм за предмет</w:t>
        </w:r>
        <w:r w:rsidR="00F11783" w:rsidRPr="00AE71C7" w:rsidDel="00F11783">
          <w:rPr>
            <w:b/>
            <w:rPrChange w:id="2199" w:author="Andrija Ilic" w:date="2015-09-06T11:20:00Z">
              <w:rPr>
                <w:b/>
              </w:rPr>
            </w:rPrChange>
          </w:rPr>
          <w:t xml:space="preserve"> </w:t>
        </w:r>
      </w:ins>
    </w:p>
    <w:p w14:paraId="43283D84" w14:textId="0701FCAA" w:rsidR="005B6BA2" w:rsidDel="00F11783" w:rsidRDefault="005B6BA2" w:rsidP="00E26B3A">
      <w:pPr>
        <w:rPr>
          <w:del w:id="2200" w:author="Andrija Ilic" w:date="2015-09-05T10:09:00Z"/>
          <w:b/>
        </w:rPr>
      </w:pPr>
      <w:del w:id="2201"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proofErr w:type="gramStart"/>
      <w:r>
        <w:rPr>
          <w:b/>
        </w:rPr>
        <w:t>:</w:t>
      </w:r>
      <w:proofErr w:type="gramEnd"/>
      <w:r>
        <w:rPr>
          <w:b/>
        </w:rPr>
        <w:br/>
      </w:r>
      <w:ins w:id="2202" w:author="Andrija Ilic" w:date="2015-09-05T10:09:00Z">
        <w:r w:rsidR="00F11783">
          <w:rPr>
            <w:lang w:val="sr-Cyrl-RS"/>
          </w:rPr>
          <w:t xml:space="preserve">Креирање </w:t>
        </w:r>
      </w:ins>
      <w:ins w:id="2203" w:author="Andrija Ilic" w:date="2015-09-06T11:25:00Z">
        <w:r w:rsidR="004E4E37">
          <w:rPr>
            <w:lang w:val="sr-Cyrl-RS"/>
          </w:rPr>
          <w:t xml:space="preserve">и измена </w:t>
        </w:r>
      </w:ins>
      <w:ins w:id="2204" w:author="Andrija Ilic" w:date="2015-09-05T10:09:00Z">
        <w:r w:rsidR="00F11783">
          <w:rPr>
            <w:lang w:val="sr-Cyrl-RS"/>
          </w:rPr>
          <w:t>програм за предмет</w:t>
        </w:r>
        <w:r w:rsidR="00F11783" w:rsidDel="00F11783">
          <w:t xml:space="preserve"> </w:t>
        </w:r>
      </w:ins>
      <w:del w:id="2205" w:author="Andrija Ilic" w:date="2015-09-05T10:09:00Z">
        <w:r w:rsidDel="00F11783">
          <w:delText>Аутентикација корисника</w:delText>
        </w:r>
      </w:del>
    </w:p>
    <w:p w14:paraId="42E28485" w14:textId="77777777" w:rsidR="005B6BA2" w:rsidRDefault="005B6BA2" w:rsidP="00E26B3A">
      <w:r>
        <w:rPr>
          <w:b/>
        </w:rPr>
        <w:t>Учесници CК</w:t>
      </w:r>
      <w:proofErr w:type="gramStart"/>
      <w:r>
        <w:rPr>
          <w:b/>
        </w:rPr>
        <w:t>:</w:t>
      </w:r>
      <w:proofErr w:type="gramEnd"/>
      <w:r>
        <w:rPr>
          <w:b/>
        </w:rPr>
        <w:br/>
      </w:r>
      <w:r>
        <w:t>Корисник и програм</w:t>
      </w:r>
    </w:p>
    <w:p w14:paraId="0702AEAC" w14:textId="77E5E08F" w:rsidR="005B6BA2" w:rsidRDefault="005B6BA2" w:rsidP="00E26B3A">
      <w:r>
        <w:rPr>
          <w:b/>
        </w:rPr>
        <w:lastRenderedPageBreak/>
        <w:t>Предуслов</w:t>
      </w:r>
      <w:proofErr w:type="gramStart"/>
      <w:r>
        <w:rPr>
          <w:b/>
        </w:rPr>
        <w:t>:</w:t>
      </w:r>
      <w:proofErr w:type="gramEnd"/>
      <w:r>
        <w:rPr>
          <w:b/>
        </w:rPr>
        <w:br/>
      </w:r>
      <w:ins w:id="2206" w:author="Andrija Ilic" w:date="2015-09-06T11:21:00Z">
        <w:r w:rsidR="004E4E37">
          <w:t>Систем је укључен. Корисник је пријављен на систем као администратор</w:t>
        </w:r>
        <w:r w:rsidR="004E4E37" w:rsidDel="004E4E37">
          <w:t xml:space="preserve"> </w:t>
        </w:r>
      </w:ins>
      <w:del w:id="2207" w:author="Andrija Ilic" w:date="2015-09-06T11:21:00Z">
        <w:r w:rsidDel="004E4E37">
          <w:delText>Систем је укључен</w:delText>
        </w:r>
      </w:del>
    </w:p>
    <w:p w14:paraId="0C01BE70" w14:textId="77777777" w:rsidR="004E4E37" w:rsidRDefault="004E4E37" w:rsidP="004E4E37">
      <w:pPr>
        <w:rPr>
          <w:ins w:id="2208" w:author="Andrija Ilic" w:date="2015-09-06T11:38:00Z"/>
          <w:b/>
        </w:rPr>
      </w:pPr>
      <w:ins w:id="2209" w:author="Andrija Ilic" w:date="2015-09-06T11:21:00Z">
        <w:r>
          <w:rPr>
            <w:b/>
          </w:rPr>
          <w:t>Основни сценарио СК</w:t>
        </w:r>
      </w:ins>
    </w:p>
    <w:p w14:paraId="4F06A20F" w14:textId="4C83F948" w:rsidR="00B63789" w:rsidRDefault="00B63789" w:rsidP="00B63789">
      <w:pPr>
        <w:pStyle w:val="ListParagraph"/>
        <w:numPr>
          <w:ilvl w:val="0"/>
          <w:numId w:val="43"/>
        </w:numPr>
        <w:rPr>
          <w:ins w:id="2210" w:author="Andrija Ilic" w:date="2015-09-06T11:38:00Z"/>
        </w:rPr>
      </w:pPr>
      <w:ins w:id="2211" w:author="Andrija Ilic" w:date="2015-09-06T11:38:00Z">
        <w:r>
          <w:t xml:space="preserve">Корисник </w:t>
        </w:r>
        <w:r w:rsidRPr="00F81F28">
          <w:rPr>
            <w:u w:val="single"/>
          </w:rPr>
          <w:t>уноси критеријум</w:t>
        </w:r>
        <w:r>
          <w:t xml:space="preserve"> за </w:t>
        </w:r>
        <w:r>
          <w:rPr>
            <w:lang w:val="sr-Cyrl-RS"/>
          </w:rPr>
          <w:t>креирање програма</w:t>
        </w:r>
        <w:r>
          <w:rPr>
            <w:lang w:val="sr-Cyrl-RS"/>
          </w:rPr>
          <w:t>.</w:t>
        </w:r>
        <w:r>
          <w:t xml:space="preserve"> (АПУСО)</w:t>
        </w:r>
      </w:ins>
    </w:p>
    <w:p w14:paraId="63BCCF9A" w14:textId="5D752A60" w:rsidR="00B63789" w:rsidRPr="007268A5" w:rsidRDefault="00B63789" w:rsidP="00B63789">
      <w:pPr>
        <w:pStyle w:val="ListParagraph"/>
        <w:numPr>
          <w:ilvl w:val="0"/>
          <w:numId w:val="43"/>
        </w:numPr>
        <w:rPr>
          <w:ins w:id="2212" w:author="Andrija Ilic" w:date="2015-09-06T11:38:00Z"/>
        </w:rPr>
      </w:pPr>
      <w:ins w:id="2213"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w:t>
        </w:r>
        <w:r>
          <w:rPr>
            <w:lang w:val="sr-Cyrl-RS"/>
          </w:rPr>
          <w:t>.</w:t>
        </w:r>
        <w:r>
          <w:rPr>
            <w:lang w:val="sr-Cyrl-RS"/>
          </w:rPr>
          <w:t xml:space="preserve"> (СО)</w:t>
        </w:r>
      </w:ins>
    </w:p>
    <w:p w14:paraId="337F1153" w14:textId="21CDC3F3" w:rsidR="00B63789" w:rsidRDefault="00B63789" w:rsidP="00B63789">
      <w:pPr>
        <w:pStyle w:val="ListParagraph"/>
        <w:numPr>
          <w:ilvl w:val="0"/>
          <w:numId w:val="43"/>
        </w:numPr>
        <w:rPr>
          <w:ins w:id="2214" w:author="Andrija Ilic" w:date="2015-09-06T11:38:00Z"/>
        </w:rPr>
      </w:pPr>
      <w:ins w:id="2215"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w:t>
        </w:r>
        <w:r>
          <w:rPr>
            <w:lang w:val="sr-Cyrl-RS"/>
          </w:rPr>
          <w:t>.</w:t>
        </w:r>
        <w:r>
          <w:rPr>
            <w:lang w:val="sr-Cyrl-RS"/>
          </w:rPr>
          <w:t xml:space="preserve"> (ИА)</w:t>
        </w:r>
      </w:ins>
    </w:p>
    <w:p w14:paraId="2CC87784" w14:textId="1B3633FA" w:rsidR="00B63789" w:rsidRDefault="00B63789" w:rsidP="00B63789">
      <w:pPr>
        <w:pStyle w:val="ListParagraph"/>
        <w:numPr>
          <w:ilvl w:val="0"/>
          <w:numId w:val="43"/>
        </w:numPr>
        <w:rPr>
          <w:ins w:id="2216" w:author="Andrija Ilic" w:date="2015-09-06T11:39:00Z"/>
        </w:rPr>
      </w:pPr>
      <w:ins w:id="2217" w:author="Andrija Ilic" w:date="2015-09-06T11:39:00Z">
        <w:r>
          <w:t xml:space="preserve">Корисник </w:t>
        </w:r>
        <w:r w:rsidRPr="00F81F28">
          <w:rPr>
            <w:u w:val="single"/>
          </w:rPr>
          <w:t>уноси</w:t>
        </w:r>
        <w:r>
          <w:t xml:space="preserve"> податке </w:t>
        </w:r>
        <w:r>
          <w:rPr>
            <w:lang w:val="sr-Cyrl-RS"/>
          </w:rPr>
          <w:t>за задати програма</w:t>
        </w:r>
        <w:r>
          <w:rPr>
            <w:lang w:val="sr-Cyrl-RS"/>
          </w:rPr>
          <w:t>.</w:t>
        </w:r>
        <w:r>
          <w:t xml:space="preserve"> (АПУСО)</w:t>
        </w:r>
      </w:ins>
    </w:p>
    <w:p w14:paraId="0974C65B" w14:textId="01FB0870" w:rsidR="00B63789" w:rsidRDefault="00B63789" w:rsidP="00B63789">
      <w:pPr>
        <w:pStyle w:val="ListParagraph"/>
        <w:numPr>
          <w:ilvl w:val="0"/>
          <w:numId w:val="43"/>
        </w:numPr>
        <w:rPr>
          <w:ins w:id="2218" w:author="Andrija Ilic" w:date="2015-09-06T11:39:00Z"/>
        </w:rPr>
      </w:pPr>
      <w:ins w:id="2219" w:author="Andrija Ilic" w:date="2015-09-06T11:39:00Z">
        <w:r>
          <w:t xml:space="preserve">Корисник </w:t>
        </w:r>
        <w:r w:rsidRPr="00F81F28">
          <w:rPr>
            <w:u w:val="single"/>
          </w:rPr>
          <w:t>одабира</w:t>
        </w:r>
        <w:r>
          <w:t xml:space="preserve"> жељене </w:t>
        </w:r>
        <w:r>
          <w:rPr>
            <w:lang w:val="sr-Cyrl-RS"/>
          </w:rPr>
          <w:t>активности за програм</w:t>
        </w:r>
        <w:r>
          <w:rPr>
            <w:lang w:val="sr-Cyrl-RS"/>
          </w:rPr>
          <w:t>.</w:t>
        </w:r>
        <w:r>
          <w:t xml:space="preserve"> (АПУСО)</w:t>
        </w:r>
      </w:ins>
    </w:p>
    <w:p w14:paraId="13ECDEEF" w14:textId="7D50366B" w:rsidR="00B63789" w:rsidRDefault="00B63789" w:rsidP="00B63789">
      <w:pPr>
        <w:pStyle w:val="ListParagraph"/>
        <w:numPr>
          <w:ilvl w:val="0"/>
          <w:numId w:val="43"/>
        </w:numPr>
        <w:rPr>
          <w:ins w:id="2220" w:author="Andrija Ilic" w:date="2015-09-06T11:39:00Z"/>
        </w:rPr>
      </w:pPr>
      <w:ins w:id="2221" w:author="Andrija Ilic" w:date="2015-09-06T11:40:00Z">
        <w:r>
          <w:t xml:space="preserve">Корисник позива систем да </w:t>
        </w:r>
        <w:r>
          <w:rPr>
            <w:u w:val="single"/>
            <w:lang w:val="sr-Cyrl-RS"/>
          </w:rPr>
          <w:t>сачува</w:t>
        </w:r>
        <w:r>
          <w:t xml:space="preserve"> </w:t>
        </w:r>
        <w:r>
          <w:rPr>
            <w:lang w:val="sr-Cyrl-RS"/>
          </w:rPr>
          <w:t>програм</w:t>
        </w:r>
        <w:r>
          <w:rPr>
            <w:lang w:val="sr-Cyrl-RS"/>
          </w:rPr>
          <w:t>.</w:t>
        </w:r>
        <w:r>
          <w:t xml:space="preserve"> (АПСО)</w:t>
        </w:r>
      </w:ins>
    </w:p>
    <w:p w14:paraId="167F5914" w14:textId="6D0FE60B" w:rsidR="00B63789" w:rsidRDefault="00B63789" w:rsidP="00B63789">
      <w:pPr>
        <w:pStyle w:val="ListParagraph"/>
        <w:numPr>
          <w:ilvl w:val="0"/>
          <w:numId w:val="43"/>
        </w:numPr>
        <w:rPr>
          <w:ins w:id="2222" w:author="Andrija Ilic" w:date="2015-09-06T11:39:00Z"/>
        </w:rPr>
      </w:pPr>
      <w:ins w:id="2223" w:author="Andrija Ilic" w:date="2015-09-06T11:39:00Z">
        <w:r>
          <w:t xml:space="preserve">Систем </w:t>
        </w:r>
        <w:r>
          <w:rPr>
            <w:u w:val="single"/>
            <w:lang w:val="sr-Cyrl-RS"/>
          </w:rPr>
          <w:t>чува</w:t>
        </w:r>
        <w:r>
          <w:t xml:space="preserve"> </w:t>
        </w:r>
        <w:r>
          <w:rPr>
            <w:lang w:val="sr-Cyrl-RS"/>
          </w:rPr>
          <w:t>програм</w:t>
        </w:r>
        <w:r>
          <w:rPr>
            <w:lang w:val="sr-Cyrl-RS"/>
          </w:rPr>
          <w:t>.</w:t>
        </w:r>
        <w:r>
          <w:t xml:space="preserve"> (СО)</w:t>
        </w:r>
      </w:ins>
    </w:p>
    <w:p w14:paraId="15F93181" w14:textId="55387A9D" w:rsidR="00B63789" w:rsidRPr="007911AF" w:rsidRDefault="00B63789" w:rsidP="00AA4156">
      <w:pPr>
        <w:pStyle w:val="ListParagraph"/>
        <w:numPr>
          <w:ilvl w:val="0"/>
          <w:numId w:val="43"/>
        </w:numPr>
        <w:rPr>
          <w:ins w:id="2224" w:author="Andrija Ilic" w:date="2015-09-06T11:38:00Z"/>
        </w:rPr>
        <w:pPrChange w:id="2225" w:author="Andrija Ilic" w:date="2015-09-06T11:40:00Z">
          <w:pPr>
            <w:pStyle w:val="ListParagraph"/>
            <w:numPr>
              <w:numId w:val="43"/>
            </w:numPr>
            <w:ind w:hanging="360"/>
          </w:pPr>
        </w:pPrChange>
      </w:pPr>
      <w:ins w:id="2226" w:author="Andrija Ilic" w:date="2015-09-06T11:40:00Z">
        <w:r>
          <w:t xml:space="preserve">Систем </w:t>
        </w:r>
        <w:r w:rsidRPr="00B63789">
          <w:rPr>
            <w:u w:val="single"/>
            <w:rPrChange w:id="2227" w:author="Andrija Ilic" w:date="2015-09-06T11:40:00Z">
              <w:rPr>
                <w:u w:val="single"/>
              </w:rPr>
            </w:rPrChange>
          </w:rPr>
          <w:t>приказује</w:t>
        </w:r>
        <w:r>
          <w:t xml:space="preserve"> </w:t>
        </w:r>
        <w:r w:rsidRPr="00B63789">
          <w:rPr>
            <w:lang w:val="sr-Cyrl-RS"/>
            <w:rPrChange w:id="2228" w:author="Andrija Ilic" w:date="2015-09-06T11:40:00Z">
              <w:rPr>
                <w:lang w:val="sr-Cyrl-RS"/>
              </w:rPr>
            </w:rPrChange>
          </w:rPr>
          <w:t>кориснику програм</w:t>
        </w:r>
        <w:r>
          <w:t>.</w:t>
        </w:r>
        <w:r w:rsidRPr="00B63789">
          <w:rPr>
            <w:lang w:val="sr-Cyrl-RS"/>
            <w:rPrChange w:id="2229" w:author="Andrija Ilic" w:date="2015-09-06T11:40:00Z">
              <w:rPr>
                <w:lang w:val="sr-Cyrl-RS"/>
              </w:rPr>
            </w:rPrChange>
          </w:rPr>
          <w:t xml:space="preserve"> </w:t>
        </w:r>
        <w:r>
          <w:t>(ИА)</w:t>
        </w:r>
      </w:ins>
    </w:p>
    <w:p w14:paraId="3EAB855C" w14:textId="77777777" w:rsidR="004E4E37" w:rsidRDefault="004E4E37" w:rsidP="004E4E37">
      <w:pPr>
        <w:rPr>
          <w:ins w:id="2230" w:author="Andrija Ilic" w:date="2015-09-06T11:21:00Z"/>
          <w:b/>
        </w:rPr>
      </w:pPr>
      <w:ins w:id="2231" w:author="Andrija Ilic" w:date="2015-09-06T11:21:00Z">
        <w:r>
          <w:rPr>
            <w:b/>
          </w:rPr>
          <w:t>Алтернативни сценарио:</w:t>
        </w:r>
      </w:ins>
    </w:p>
    <w:p w14:paraId="0CF3B37C" w14:textId="67896375" w:rsidR="005B6BA2" w:rsidDel="004E4E37" w:rsidRDefault="006B13F1" w:rsidP="00B63789">
      <w:pPr>
        <w:ind w:firstLine="720"/>
        <w:rPr>
          <w:del w:id="2232" w:author="Andrija Ilic" w:date="2015-09-06T11:21:00Z"/>
          <w:b/>
        </w:rPr>
        <w:pPrChange w:id="2233" w:author="Andrija Ilic" w:date="2015-09-06T11:40:00Z">
          <w:pPr/>
        </w:pPrChange>
      </w:pPr>
      <w:ins w:id="2234" w:author="Andrija Ilic" w:date="2015-09-06T11:21:00Z">
        <w:r>
          <w:t>8</w:t>
        </w:r>
        <w:r w:rsidR="004E4E37">
          <w:t>.1</w:t>
        </w:r>
      </w:ins>
      <w:ins w:id="2235" w:author="Andrija Ilic" w:date="2015-09-06T11:40:00Z">
        <w:r w:rsidR="00B63789">
          <w:rPr>
            <w:lang w:val="sr-Cyrl-RS"/>
          </w:rPr>
          <w:t xml:space="preserve"> </w:t>
        </w:r>
      </w:ins>
      <w:ins w:id="2236" w:author="Andrija Ilic" w:date="2015-09-06T11:21:00Z">
        <w:r w:rsidR="004E4E37">
          <w:t xml:space="preserve">Систем </w:t>
        </w:r>
        <w:r w:rsidR="004E4E37" w:rsidRPr="00F81F28">
          <w:rPr>
            <w:u w:val="single"/>
          </w:rPr>
          <w:t>приказује</w:t>
        </w:r>
        <w:r w:rsidR="004E4E37">
          <w:t xml:space="preserve"> грешку при </w:t>
        </w:r>
      </w:ins>
      <w:ins w:id="2237" w:author="Andrija Ilic" w:date="2015-09-06T11:32:00Z">
        <w:r>
          <w:rPr>
            <w:lang w:val="sr-Cyrl-RS"/>
          </w:rPr>
          <w:t>креир</w:t>
        </w:r>
      </w:ins>
      <w:ins w:id="2238" w:author="Andrija Ilic" w:date="2015-09-06T11:40:00Z">
        <w:r w:rsidR="00B63789">
          <w:rPr>
            <w:lang w:val="sr-Cyrl-RS"/>
          </w:rPr>
          <w:t>а</w:t>
        </w:r>
      </w:ins>
      <w:ins w:id="2239" w:author="Andrija Ilic" w:date="2015-09-06T11:32:00Z">
        <w:r>
          <w:rPr>
            <w:lang w:val="sr-Cyrl-RS"/>
          </w:rPr>
          <w:t>њу или измени програма</w:t>
        </w:r>
      </w:ins>
      <w:ins w:id="2240" w:author="Andrija Ilic" w:date="2015-09-06T11:21:00Z">
        <w:r w:rsidR="00B63789">
          <w:t xml:space="preserve">. </w:t>
        </w:r>
        <w:r w:rsidR="004E4E37">
          <w:t>(ИА)</w:t>
        </w:r>
        <w:r w:rsidR="004E4E37">
          <w:br/>
        </w:r>
      </w:ins>
      <w:del w:id="2241" w:author="Andrija Ilic" w:date="2015-09-06T11:21:00Z">
        <w:r w:rsidR="005B6BA2" w:rsidDel="004E4E37">
          <w:rPr>
            <w:b/>
          </w:rPr>
          <w:delText>Основни сценарио СК</w:delText>
        </w:r>
      </w:del>
    </w:p>
    <w:p w14:paraId="7C395BF5" w14:textId="4B79F561" w:rsidR="005B6BA2" w:rsidDel="004E4E37" w:rsidRDefault="005B6BA2" w:rsidP="00B63789">
      <w:pPr>
        <w:pStyle w:val="ListParagraph"/>
        <w:numPr>
          <w:ilvl w:val="0"/>
          <w:numId w:val="4"/>
        </w:numPr>
        <w:ind w:left="0" w:firstLine="720"/>
        <w:rPr>
          <w:del w:id="2242" w:author="Andrija Ilic" w:date="2015-09-06T11:21:00Z"/>
        </w:rPr>
        <w:pPrChange w:id="2243" w:author="Andrija Ilic" w:date="2015-09-06T11:40:00Z">
          <w:pPr>
            <w:pStyle w:val="ListParagraph"/>
            <w:numPr>
              <w:numId w:val="4"/>
            </w:numPr>
            <w:ind w:hanging="360"/>
          </w:pPr>
        </w:pPrChange>
      </w:pPr>
      <w:del w:id="2244"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rsidP="00B63789">
      <w:pPr>
        <w:pStyle w:val="ListParagraph"/>
        <w:numPr>
          <w:ilvl w:val="0"/>
          <w:numId w:val="4"/>
        </w:numPr>
        <w:ind w:left="0" w:firstLine="720"/>
        <w:rPr>
          <w:del w:id="2245" w:author="Andrija Ilic" w:date="2015-09-06T11:21:00Z"/>
        </w:rPr>
        <w:pPrChange w:id="2246" w:author="Andrija Ilic" w:date="2015-09-06T11:40:00Z">
          <w:pPr>
            <w:pStyle w:val="ListParagraph"/>
            <w:numPr>
              <w:numId w:val="4"/>
            </w:numPr>
            <w:ind w:hanging="360"/>
          </w:pPr>
        </w:pPrChange>
      </w:pPr>
      <w:del w:id="2247"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rsidP="00B63789">
      <w:pPr>
        <w:pStyle w:val="ListParagraph"/>
        <w:numPr>
          <w:ilvl w:val="0"/>
          <w:numId w:val="4"/>
        </w:numPr>
        <w:ind w:left="0" w:firstLine="720"/>
        <w:rPr>
          <w:del w:id="2248" w:author="Andrija Ilic" w:date="2015-09-06T11:21:00Z"/>
        </w:rPr>
        <w:pPrChange w:id="2249" w:author="Andrija Ilic" w:date="2015-09-06T11:40:00Z">
          <w:pPr>
            <w:pStyle w:val="ListParagraph"/>
            <w:numPr>
              <w:numId w:val="4"/>
            </w:numPr>
            <w:ind w:hanging="360"/>
          </w:pPr>
        </w:pPrChange>
      </w:pPr>
      <w:del w:id="2250"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rsidP="00B63789">
      <w:pPr>
        <w:pStyle w:val="ListParagraph"/>
        <w:numPr>
          <w:ilvl w:val="0"/>
          <w:numId w:val="4"/>
        </w:numPr>
        <w:ind w:left="0" w:firstLine="720"/>
        <w:rPr>
          <w:del w:id="2251" w:author="Andrija Ilic" w:date="2015-09-06T11:21:00Z"/>
        </w:rPr>
        <w:pPrChange w:id="2252" w:author="Andrija Ilic" w:date="2015-09-06T11:40:00Z">
          <w:pPr>
            <w:pStyle w:val="ListParagraph"/>
            <w:numPr>
              <w:numId w:val="4"/>
            </w:numPr>
            <w:ind w:hanging="360"/>
          </w:pPr>
        </w:pPrChange>
      </w:pPr>
      <w:del w:id="2253"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rsidP="00B63789">
      <w:pPr>
        <w:pStyle w:val="ListParagraph"/>
        <w:numPr>
          <w:ilvl w:val="0"/>
          <w:numId w:val="4"/>
        </w:numPr>
        <w:ind w:left="0" w:firstLine="720"/>
        <w:rPr>
          <w:del w:id="2254" w:author="Andrija Ilic" w:date="2015-09-06T11:21:00Z"/>
        </w:rPr>
        <w:pPrChange w:id="2255" w:author="Andrija Ilic" w:date="2015-09-06T11:40:00Z">
          <w:pPr>
            <w:pStyle w:val="ListParagraph"/>
            <w:numPr>
              <w:numId w:val="4"/>
            </w:numPr>
            <w:ind w:hanging="360"/>
          </w:pPr>
        </w:pPrChange>
      </w:pPr>
      <w:del w:id="2256"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rsidP="00B63789">
      <w:pPr>
        <w:pStyle w:val="ListParagraph"/>
        <w:ind w:left="0" w:firstLine="720"/>
        <w:rPr>
          <w:del w:id="2257" w:author="Andrija Ilic" w:date="2015-09-06T11:21:00Z"/>
        </w:rPr>
        <w:pPrChange w:id="2258" w:author="Andrija Ilic" w:date="2015-09-06T11:40:00Z">
          <w:pPr>
            <w:pStyle w:val="ListParagraph"/>
            <w:ind w:left="1080"/>
          </w:pPr>
        </w:pPrChange>
      </w:pPr>
    </w:p>
    <w:p w14:paraId="461B545C" w14:textId="5B2BBD6E" w:rsidR="00A10AA6" w:rsidDel="004E4E37" w:rsidRDefault="00A10AA6" w:rsidP="00B63789">
      <w:pPr>
        <w:ind w:firstLine="720"/>
        <w:rPr>
          <w:del w:id="2259" w:author="Andrija Ilic" w:date="2015-09-06T11:21:00Z"/>
          <w:b/>
        </w:rPr>
        <w:pPrChange w:id="2260" w:author="Andrija Ilic" w:date="2015-09-06T11:40:00Z">
          <w:pPr/>
        </w:pPrChange>
      </w:pPr>
      <w:del w:id="2261" w:author="Andrija Ilic" w:date="2015-09-06T11:21:00Z">
        <w:r w:rsidDel="004E4E37">
          <w:rPr>
            <w:b/>
          </w:rPr>
          <w:delText>Алтернативни сценарио:</w:delText>
        </w:r>
      </w:del>
    </w:p>
    <w:p w14:paraId="218015E1" w14:textId="257B7344" w:rsidR="00A10AA6" w:rsidDel="004E4E37" w:rsidRDefault="00A10AA6" w:rsidP="00B63789">
      <w:pPr>
        <w:ind w:firstLine="720"/>
        <w:rPr>
          <w:del w:id="2262" w:author="Andrija Ilic" w:date="2015-09-06T11:21:00Z"/>
        </w:rPr>
        <w:pPrChange w:id="2263" w:author="Andrija Ilic" w:date="2015-09-06T11:40:00Z">
          <w:pPr/>
        </w:pPrChange>
      </w:pPr>
      <w:del w:id="2264"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rsidP="00B63789">
      <w:pPr>
        <w:ind w:firstLine="720"/>
        <w:rPr>
          <w:del w:id="2265" w:author="Andrija Ilic" w:date="2015-09-06T11:33:00Z"/>
        </w:rPr>
        <w:pPrChange w:id="2266" w:author="Andrija Ilic" w:date="2015-09-06T11:40:00Z">
          <w:pPr/>
        </w:pPrChange>
      </w:pPr>
    </w:p>
    <w:p w14:paraId="6A9CE0D8" w14:textId="77777777" w:rsidR="00F90BCA" w:rsidRPr="00F90BCA" w:rsidRDefault="00F90BCA" w:rsidP="00B63789">
      <w:pPr>
        <w:ind w:firstLine="720"/>
        <w:pPrChange w:id="2267" w:author="Andrija Ilic" w:date="2015-09-06T11:40:00Z">
          <w:pPr/>
        </w:pPrChange>
      </w:pPr>
    </w:p>
    <w:p w14:paraId="1F6AA8DF" w14:textId="23408FF2" w:rsidR="00E26B3A" w:rsidRPr="00E55E60" w:rsidRDefault="00E26B3A" w:rsidP="00E26B3A">
      <w:pPr>
        <w:rPr>
          <w:b/>
          <w:rPrChange w:id="2268" w:author="Andrija Ilic" w:date="2015-09-06T19:02:00Z">
            <w:rPr>
              <w:b/>
            </w:rPr>
          </w:rPrChange>
        </w:rPr>
      </w:pPr>
      <w:r w:rsidRPr="005B6BA2">
        <w:rPr>
          <w:b/>
        </w:rPr>
        <w:t xml:space="preserve">Случај коришћења </w:t>
      </w:r>
      <w:ins w:id="2269" w:author="Andrija Ilic" w:date="2015-09-06T11:41:00Z">
        <w:r w:rsidR="00D23187">
          <w:rPr>
            <w:b/>
            <w:lang w:val="sr-Cyrl-RS"/>
          </w:rPr>
          <w:t>5</w:t>
        </w:r>
      </w:ins>
      <w:del w:id="2270" w:author="Andrija Ilic" w:date="2015-09-06T11:41:00Z">
        <w:r w:rsidDel="00D23187">
          <w:rPr>
            <w:b/>
          </w:rPr>
          <w:delText>2</w:delText>
        </w:r>
      </w:del>
      <w:r w:rsidRPr="005B6BA2">
        <w:rPr>
          <w:b/>
        </w:rPr>
        <w:t xml:space="preserve">: </w:t>
      </w:r>
      <w:ins w:id="2271" w:author="Andrija Ilic" w:date="2015-09-06T19:02:00Z">
        <w:r w:rsidR="00E55E60" w:rsidRPr="00E55E60">
          <w:rPr>
            <w:b/>
            <w:lang w:val="sr-Cyrl-RS"/>
            <w:rPrChange w:id="2272" w:author="Andrija Ilic" w:date="2015-09-06T19:02:00Z">
              <w:rPr>
                <w:lang w:val="sr-Cyrl-RS"/>
              </w:rPr>
            </w:rPrChange>
          </w:rPr>
          <w:t>Пријава студената на предмет</w:t>
        </w:r>
      </w:ins>
      <w:del w:id="2273" w:author="Andrija Ilic" w:date="2015-09-06T19:02:00Z">
        <w:r w:rsidRPr="00E55E60" w:rsidDel="00E55E60">
          <w:rPr>
            <w:b/>
            <w:rPrChange w:id="2274" w:author="Andrija Ilic" w:date="2015-09-06T19:02:00Z">
              <w:rPr>
                <w:b/>
              </w:rPr>
            </w:rPrChange>
          </w:rPr>
          <w:delText>Претрага пословних партнера</w:delText>
        </w:r>
      </w:del>
    </w:p>
    <w:p w14:paraId="581F110C" w14:textId="77777777" w:rsidR="00E55E60" w:rsidRDefault="00E26B3A" w:rsidP="00E26B3A">
      <w:pPr>
        <w:rPr>
          <w:ins w:id="2275" w:author="Andrija Ilic" w:date="2015-09-06T19:03:00Z"/>
          <w:lang w:val="sr-Cyrl-RS"/>
        </w:rPr>
      </w:pPr>
      <w:r>
        <w:rPr>
          <w:b/>
        </w:rPr>
        <w:t>Назив СК</w:t>
      </w:r>
      <w:proofErr w:type="gramStart"/>
      <w:r>
        <w:rPr>
          <w:b/>
        </w:rPr>
        <w:t>:</w:t>
      </w:r>
      <w:proofErr w:type="gramEnd"/>
      <w:r>
        <w:rPr>
          <w:b/>
        </w:rPr>
        <w:br/>
      </w:r>
      <w:ins w:id="2276"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2277" w:author="Andrija Ilic" w:date="2015-09-06T19:03:00Z"/>
        </w:rPr>
      </w:pPr>
      <w:del w:id="2278" w:author="Andrija Ilic" w:date="2015-09-06T19:03:00Z">
        <w:r w:rsidDel="00E55E60">
          <w:delText>Претрага пословних партнера</w:delText>
        </w:r>
      </w:del>
    </w:p>
    <w:p w14:paraId="13B2DFBE" w14:textId="77777777" w:rsidR="00E26B3A" w:rsidRDefault="00E26B3A" w:rsidP="00E26B3A">
      <w:r>
        <w:rPr>
          <w:b/>
        </w:rPr>
        <w:t>Учесници CК</w:t>
      </w:r>
      <w:proofErr w:type="gramStart"/>
      <w:r>
        <w:rPr>
          <w:b/>
        </w:rPr>
        <w:t>:</w:t>
      </w:r>
      <w:proofErr w:type="gramEnd"/>
      <w:r>
        <w:rPr>
          <w:b/>
        </w:rPr>
        <w:br/>
      </w:r>
      <w:r>
        <w:t>Корисник и програм</w:t>
      </w:r>
    </w:p>
    <w:p w14:paraId="23961254" w14:textId="77777777" w:rsidR="00E55E60" w:rsidRDefault="00E26B3A" w:rsidP="00E1026A">
      <w:pPr>
        <w:rPr>
          <w:ins w:id="2279" w:author="Andrija Ilic" w:date="2015-09-06T19:03:00Z"/>
        </w:rPr>
      </w:pPr>
      <w:r>
        <w:rPr>
          <w:b/>
        </w:rPr>
        <w:t>Предуслов</w:t>
      </w:r>
      <w:proofErr w:type="gramStart"/>
      <w:r>
        <w:rPr>
          <w:b/>
        </w:rPr>
        <w:t>:</w:t>
      </w:r>
      <w:proofErr w:type="gramEnd"/>
      <w:r>
        <w:rPr>
          <w:b/>
        </w:rPr>
        <w:br/>
      </w:r>
      <w:ins w:id="2280"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2281" w:author="Andrija Ilic" w:date="2015-09-06T19:03:00Z"/>
        </w:rPr>
      </w:pPr>
      <w:del w:id="2282"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2283" w:author="Andrija Ilic" w:date="2015-09-06T19:07:00Z"/>
        </w:rPr>
      </w:pPr>
      <w:del w:id="2284" w:author="Andrija Ilic" w:date="2015-09-06T19:13:00Z">
        <w:r w:rsidDel="00936DBB">
          <w:delText xml:space="preserve"> </w:delText>
        </w:r>
      </w:del>
      <w:ins w:id="2285" w:author="Andrija Ilic" w:date="2015-09-06T19:06:00Z">
        <w:r w:rsidR="00E55E60">
          <w:t xml:space="preserve">Корисник </w:t>
        </w:r>
      </w:ins>
      <w:ins w:id="2286" w:author="Andrija Ilic" w:date="2015-09-06T19:07:00Z">
        <w:r w:rsidR="00E55E60">
          <w:rPr>
            <w:u w:val="single"/>
            <w:lang w:val="sr-Cyrl-RS"/>
          </w:rPr>
          <w:t>бира</w:t>
        </w:r>
      </w:ins>
      <w:ins w:id="2287" w:author="Andrija Ilic" w:date="2015-09-06T19:06:00Z">
        <w:r w:rsidR="00E55E60" w:rsidRPr="00F81F28">
          <w:rPr>
            <w:u w:val="single"/>
          </w:rPr>
          <w:t xml:space="preserve"> критеријум</w:t>
        </w:r>
        <w:r w:rsidR="00E55E60">
          <w:t xml:space="preserve"> за </w:t>
        </w:r>
      </w:ins>
      <w:ins w:id="2288" w:author="Andrija Ilic" w:date="2015-09-06T19:07:00Z">
        <w:r w:rsidR="00E55E60">
          <w:rPr>
            <w:lang w:val="sr-Cyrl-RS"/>
          </w:rPr>
          <w:t>унос студената</w:t>
        </w:r>
      </w:ins>
      <w:ins w:id="2289" w:author="Andrija Ilic" w:date="2015-09-06T19:06:00Z">
        <w:r w:rsidR="00E55E60">
          <w:rPr>
            <w:lang w:val="sr-Cyrl-RS"/>
          </w:rPr>
          <w:t>.</w:t>
        </w:r>
      </w:ins>
      <w:del w:id="2290"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2291" w:author="Andrija Ilic" w:date="2015-09-06T19:07:00Z"/>
        </w:rPr>
      </w:pPr>
      <w:ins w:id="2292" w:author="Andrija Ilic" w:date="2015-09-06T19:07:00Z">
        <w:r>
          <w:t xml:space="preserve">Корисник </w:t>
        </w:r>
        <w:r>
          <w:rPr>
            <w:u w:val="single"/>
            <w:lang w:val="sr-Cyrl-RS"/>
          </w:rPr>
          <w:t>одабира</w:t>
        </w:r>
        <w:r w:rsidRPr="00E55E60">
          <w:rPr>
            <w:rPrChange w:id="2293" w:author="Andrija Ilic" w:date="2015-09-06T19:08:00Z">
              <w:rPr>
                <w:u w:val="single"/>
              </w:rPr>
            </w:rPrChange>
          </w:rPr>
          <w:t xml:space="preserve"> </w:t>
        </w:r>
      </w:ins>
      <w:proofErr w:type="gramStart"/>
      <w:ins w:id="2294" w:author="Andrija Ilic" w:date="2015-09-06T19:25:00Z">
        <w:r w:rsidR="00B30C23">
          <w:rPr>
            <w:lang w:val="sr-Cyrl-RS"/>
          </w:rPr>
          <w:t>одговарајући</w:t>
        </w:r>
        <w:r w:rsidR="00B30C23">
          <w:rPr>
            <w:lang w:val="sr-Cyrl-RS"/>
          </w:rPr>
          <w:t xml:space="preserve">  </w:t>
        </w:r>
      </w:ins>
      <w:ins w:id="2295" w:author="Andrija Ilic" w:date="2015-09-06T19:08:00Z">
        <w:r>
          <w:rPr>
            <w:lang w:val="sr-Cyrl-RS"/>
          </w:rPr>
          <w:t>фајл</w:t>
        </w:r>
        <w:proofErr w:type="gramEnd"/>
        <w:r>
          <w:rPr>
            <w:lang w:val="sr-Cyrl-RS"/>
          </w:rPr>
          <w:t xml:space="preserve"> за унос студената</w:t>
        </w:r>
      </w:ins>
      <w:ins w:id="2296"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2297" w:author="Andrija Ilic" w:date="2015-09-06T19:08:00Z"/>
        </w:rPr>
      </w:pPr>
    </w:p>
    <w:p w14:paraId="2EF0FA2C" w14:textId="10765A7B" w:rsidR="00E1026A" w:rsidRDefault="00E1026A" w:rsidP="00E26B3A">
      <w:pPr>
        <w:pStyle w:val="ListParagraph"/>
        <w:numPr>
          <w:ilvl w:val="0"/>
          <w:numId w:val="5"/>
        </w:numPr>
      </w:pPr>
      <w:r>
        <w:t xml:space="preserve">Корисник позива ситем да </w:t>
      </w:r>
      <w:del w:id="2298" w:author="Andrija Ilic" w:date="2015-09-06T19:09:00Z">
        <w:r w:rsidRPr="00F81F28" w:rsidDel="00E55E60">
          <w:rPr>
            <w:u w:val="single"/>
          </w:rPr>
          <w:delText>изврши претрагу</w:delText>
        </w:r>
      </w:del>
      <w:ins w:id="2299" w:author="Andrija Ilic" w:date="2015-09-06T19:09:00Z">
        <w:r w:rsidR="00E55E60">
          <w:rPr>
            <w:u w:val="single"/>
            <w:lang w:val="sr-Cyrl-RS"/>
          </w:rPr>
          <w:t>сачува</w:t>
        </w:r>
      </w:ins>
      <w:r>
        <w:t xml:space="preserve"> </w:t>
      </w:r>
      <w:del w:id="2300" w:author="Andrija Ilic" w:date="2015-09-06T19:09:00Z">
        <w:r w:rsidDel="00E55E60">
          <w:delText>пословних партнера</w:delText>
        </w:r>
      </w:del>
      <w:ins w:id="2301" w:author="Andrija Ilic" w:date="2015-09-06T19:09:00Z">
        <w:r w:rsidR="00E55E60">
          <w:rPr>
            <w:lang w:val="sr-Cyrl-RS"/>
          </w:rPr>
          <w:t>студенте за дати програм.</w:t>
        </w:r>
      </w:ins>
      <w:r>
        <w:t xml:space="preserve"> (АПСО)</w:t>
      </w:r>
    </w:p>
    <w:p w14:paraId="6DBA34C3" w14:textId="3D6452B2" w:rsidR="00E1026A" w:rsidRDefault="00E1026A" w:rsidP="00E26B3A">
      <w:pPr>
        <w:pStyle w:val="ListParagraph"/>
        <w:numPr>
          <w:ilvl w:val="0"/>
          <w:numId w:val="5"/>
        </w:numPr>
      </w:pPr>
      <w:r>
        <w:t xml:space="preserve">Систем </w:t>
      </w:r>
      <w:del w:id="2302" w:author="Andrija Ilic" w:date="2015-09-06T19:09:00Z">
        <w:r w:rsidRPr="00F81F28" w:rsidDel="00E55E60">
          <w:rPr>
            <w:u w:val="single"/>
          </w:rPr>
          <w:delText>проналази</w:delText>
        </w:r>
        <w:r w:rsidDel="00E55E60">
          <w:delText xml:space="preserve"> </w:delText>
        </w:r>
      </w:del>
      <w:ins w:id="2303" w:author="Andrija Ilic" w:date="2015-09-06T19:09:00Z">
        <w:r w:rsidR="00E55E60">
          <w:rPr>
            <w:u w:val="single"/>
            <w:lang w:val="sr-Cyrl-RS"/>
          </w:rPr>
          <w:t>чува</w:t>
        </w:r>
        <w:r w:rsidR="00E55E60">
          <w:t xml:space="preserve"> </w:t>
        </w:r>
      </w:ins>
      <w:del w:id="2304" w:author="Andrija Ilic" w:date="2015-09-06T19:10:00Z">
        <w:r w:rsidDel="00E55E60">
          <w:delText>порсловног партнера (једног или више) по задатом критеријуму претраге</w:delText>
        </w:r>
      </w:del>
      <w:ins w:id="2305"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2306" w:author="Andrija Ilic" w:date="2015-09-06T19:10:00Z">
        <w:r w:rsidDel="00E55E60">
          <w:delText>пословног партера/ре</w:delText>
        </w:r>
      </w:del>
      <w:ins w:id="2307"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pPr>
    </w:p>
    <w:p w14:paraId="33CE4DD6" w14:textId="77777777" w:rsidR="00E26B3A" w:rsidRDefault="00E26B3A" w:rsidP="00E26B3A">
      <w:pPr>
        <w:rPr>
          <w:b/>
        </w:rPr>
      </w:pPr>
      <w:r>
        <w:rPr>
          <w:b/>
        </w:rPr>
        <w:t>Алтернативни сценарио:</w:t>
      </w:r>
    </w:p>
    <w:p w14:paraId="0C8CE3AF" w14:textId="571AC3E8" w:rsidR="005B6BA2" w:rsidRDefault="00E1026A" w:rsidP="003A0A57">
      <w:pPr>
        <w:ind w:firstLine="720"/>
      </w:pPr>
      <w:r w:rsidRPr="00E1026A">
        <w:t>4.1</w:t>
      </w:r>
      <w:r>
        <w:t xml:space="preserve"> Уколико систем </w:t>
      </w:r>
      <w:r w:rsidRPr="00F81F28">
        <w:rPr>
          <w:u w:val="single"/>
        </w:rPr>
        <w:t xml:space="preserve">не </w:t>
      </w:r>
      <w:del w:id="2308" w:author="Andrija Ilic" w:date="2015-09-06T19:10:00Z">
        <w:r w:rsidRPr="00F81F28" w:rsidDel="00E55E60">
          <w:rPr>
            <w:u w:val="single"/>
          </w:rPr>
          <w:delText>пронађе</w:delText>
        </w:r>
        <w:r w:rsidDel="00E55E60">
          <w:delText xml:space="preserve"> </w:delText>
        </w:r>
      </w:del>
      <w:ins w:id="2309" w:author="Andrija Ilic" w:date="2015-09-06T19:10:00Z">
        <w:r w:rsidR="00E55E60">
          <w:rPr>
            <w:u w:val="single"/>
            <w:lang w:val="sr-Cyrl-RS"/>
          </w:rPr>
          <w:t>сачува</w:t>
        </w:r>
        <w:r w:rsidR="00E55E60">
          <w:t xml:space="preserve"> </w:t>
        </w:r>
      </w:ins>
      <w:del w:id="2310" w:author="Andrija Ilic" w:date="2015-09-06T19:11:00Z">
        <w:r w:rsidDel="00E55E60">
          <w:delText>пословног партнера за дате критеријуме</w:delText>
        </w:r>
      </w:del>
      <w:ins w:id="2311" w:author="Andrija Ilic" w:date="2015-09-06T19:11:00Z">
        <w:r w:rsidR="00E55E60">
          <w:rPr>
            <w:lang w:val="sr-Cyrl-RS"/>
          </w:rPr>
          <w:t>студенте</w:t>
        </w:r>
      </w:ins>
      <w:r>
        <w:t xml:space="preserve">, приказује поруку да </w:t>
      </w:r>
      <w:del w:id="2312" w:author="Andrija Ilic" w:date="2015-09-06T19:11:00Z">
        <w:r w:rsidDel="00E55E60">
          <w:delText>пословни партнер не постоји</w:delText>
        </w:r>
      </w:del>
      <w:ins w:id="2313" w:author="Andrija Ilic" w:date="2015-09-06T19:11:00Z">
        <w:r w:rsidR="00E55E60">
          <w:rPr>
            <w:lang w:val="sr-Cyrl-RS"/>
          </w:rPr>
          <w:t>студенти нису сачувани</w:t>
        </w:r>
      </w:ins>
      <w:r>
        <w:t xml:space="preserve">. (ИА) Омогућава кориснику да </w:t>
      </w:r>
      <w:del w:id="2314" w:author="Andrija Ilic" w:date="2015-09-06T19:11:00Z">
        <w:r w:rsidDel="00E55E60">
          <w:delText>започне претрагу по другим критеријумима</w:delText>
        </w:r>
      </w:del>
      <w:ins w:id="2315" w:author="Andrija Ilic" w:date="2015-09-06T19:11:00Z">
        <w:r w:rsidR="00E55E60">
          <w:rPr>
            <w:lang w:val="sr-Cyrl-RS"/>
          </w:rPr>
          <w:t>понови процедуру за унос студената</w:t>
        </w:r>
      </w:ins>
      <w:r>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2316" w:author="Andrija Ilic" w:date="2015-09-06T19:12:00Z">
        <w:r w:rsidDel="00936DBB">
          <w:rPr>
            <w:b/>
          </w:rPr>
          <w:delText>3</w:delText>
        </w:r>
      </w:del>
      <w:ins w:id="2317" w:author="Andrija Ilic" w:date="2015-09-06T19:12:00Z">
        <w:r w:rsidR="00936DBB">
          <w:rPr>
            <w:b/>
            <w:lang w:val="sr-Cyrl-RS"/>
          </w:rPr>
          <w:t>6</w:t>
        </w:r>
      </w:ins>
      <w:r w:rsidRPr="005B6BA2">
        <w:rPr>
          <w:b/>
        </w:rPr>
        <w:t xml:space="preserve">: </w:t>
      </w:r>
      <w:ins w:id="2318" w:author="Andrija Ilic" w:date="2015-09-06T19:12:00Z">
        <w:r w:rsidR="00936DBB" w:rsidRPr="00936DBB">
          <w:rPr>
            <w:b/>
            <w:lang w:val="sr-Cyrl-RS"/>
            <w:rPrChange w:id="2319" w:author="Andrija Ilic" w:date="2015-09-06T19:12:00Z">
              <w:rPr>
                <w:lang w:val="sr-Cyrl-RS"/>
              </w:rPr>
            </w:rPrChange>
          </w:rPr>
          <w:t>Преглед информација о студентима</w:t>
        </w:r>
        <w:r w:rsidR="00936DBB" w:rsidDel="00936DBB">
          <w:rPr>
            <w:b/>
          </w:rPr>
          <w:t xml:space="preserve"> </w:t>
        </w:r>
      </w:ins>
      <w:del w:id="2320" w:author="Andrija Ilic" w:date="2015-09-06T19:12:00Z">
        <w:r w:rsidDel="00936DBB">
          <w:rPr>
            <w:b/>
          </w:rPr>
          <w:delText>Креирање рачуна</w:delText>
        </w:r>
      </w:del>
    </w:p>
    <w:p w14:paraId="62BD5813" w14:textId="48E78524" w:rsidR="00E1026A" w:rsidRDefault="00E1026A" w:rsidP="00E1026A">
      <w:r>
        <w:rPr>
          <w:b/>
        </w:rPr>
        <w:lastRenderedPageBreak/>
        <w:t>Назив СК</w:t>
      </w:r>
      <w:proofErr w:type="gramStart"/>
      <w:r>
        <w:rPr>
          <w:b/>
        </w:rPr>
        <w:t>:</w:t>
      </w:r>
      <w:proofErr w:type="gramEnd"/>
      <w:r>
        <w:rPr>
          <w:b/>
        </w:rPr>
        <w:br/>
      </w:r>
      <w:ins w:id="2321" w:author="Andrija Ilic" w:date="2015-09-06T19:12:00Z">
        <w:r w:rsidR="00936DBB">
          <w:rPr>
            <w:lang w:val="sr-Cyrl-RS"/>
          </w:rPr>
          <w:t>Преглед информација о студентима</w:t>
        </w:r>
        <w:r w:rsidR="00936DBB" w:rsidDel="00936DBB">
          <w:t xml:space="preserve"> </w:t>
        </w:r>
      </w:ins>
      <w:del w:id="2322" w:author="Andrija Ilic" w:date="2015-09-06T19:12:00Z">
        <w:r w:rsidDel="00936DBB">
          <w:delText>Креирање пачуна</w:delText>
        </w:r>
      </w:del>
    </w:p>
    <w:p w14:paraId="14E8C6EB" w14:textId="77777777" w:rsidR="00E1026A" w:rsidRDefault="00E1026A" w:rsidP="00E1026A">
      <w:r>
        <w:rPr>
          <w:b/>
        </w:rPr>
        <w:t>Учесници CК</w:t>
      </w:r>
      <w:proofErr w:type="gramStart"/>
      <w:r>
        <w:rPr>
          <w:b/>
        </w:rPr>
        <w:t>:</w:t>
      </w:r>
      <w:proofErr w:type="gramEnd"/>
      <w:r>
        <w:rPr>
          <w:b/>
        </w:rPr>
        <w:br/>
      </w:r>
      <w:r>
        <w:t>Корисник и програм</w:t>
      </w:r>
    </w:p>
    <w:p w14:paraId="3E319EE1" w14:textId="77777777" w:rsidR="00936DBB" w:rsidRDefault="00E1026A" w:rsidP="00E1026A">
      <w:pPr>
        <w:rPr>
          <w:ins w:id="2323" w:author="Andrija Ilic" w:date="2015-09-06T19:15:00Z"/>
        </w:rPr>
      </w:pPr>
      <w:r>
        <w:rPr>
          <w:b/>
        </w:rPr>
        <w:t>Предуслов</w:t>
      </w:r>
      <w:proofErr w:type="gramStart"/>
      <w:r>
        <w:rPr>
          <w:b/>
        </w:rPr>
        <w:t>:</w:t>
      </w:r>
      <w:proofErr w:type="gramEnd"/>
      <w:r>
        <w:rPr>
          <w:b/>
        </w:rPr>
        <w:br/>
      </w:r>
      <w:ins w:id="2324"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2325" w:author="Andrija Ilic" w:date="2015-09-06T19:13:00Z">
        <w:r w:rsidDel="00936DBB">
          <w:delText>Корисник је пријављен на систем</w:delText>
        </w:r>
      </w:del>
    </w:p>
    <w:p w14:paraId="17BE68F2" w14:textId="77777777" w:rsidR="00E1026A" w:rsidRDefault="00E1026A" w:rsidP="00E1026A">
      <w:pPr>
        <w:rPr>
          <w:ins w:id="2326"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2327" w:author="Andrija Ilic" w:date="2015-09-06T19:23:00Z"/>
        </w:rPr>
      </w:pPr>
      <w:ins w:id="2328"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520E0E78" w14:textId="77777777" w:rsidR="00B30C23" w:rsidRDefault="00B30C23" w:rsidP="00B30C23">
      <w:pPr>
        <w:pStyle w:val="ListParagraph"/>
        <w:numPr>
          <w:ilvl w:val="0"/>
          <w:numId w:val="47"/>
        </w:numPr>
        <w:rPr>
          <w:ins w:id="2329" w:author="Andrija Ilic" w:date="2015-09-06T19:23:00Z"/>
        </w:rPr>
      </w:pPr>
      <w:ins w:id="2330"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2331" w:author="Andrija Ilic" w:date="2015-09-06T19:23:00Z"/>
        </w:rPr>
      </w:pPr>
      <w:ins w:id="2332"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2333" w:author="Andrija Ilic" w:date="2015-09-06T19:23:00Z"/>
          <w:b/>
        </w:rPr>
      </w:pPr>
    </w:p>
    <w:p w14:paraId="7ECCCD8C" w14:textId="0B5A8F9D" w:rsidR="00E1026A" w:rsidDel="00936DBB" w:rsidRDefault="00E1026A" w:rsidP="00E1026A">
      <w:pPr>
        <w:pStyle w:val="ListParagraph"/>
        <w:numPr>
          <w:ilvl w:val="0"/>
          <w:numId w:val="6"/>
        </w:numPr>
        <w:ind w:left="360"/>
        <w:rPr>
          <w:del w:id="2334" w:author="Andrija Ilic" w:date="2015-09-06T19:13:00Z"/>
        </w:rPr>
      </w:pPr>
      <w:del w:id="2335"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2336" w:author="Andrija Ilic" w:date="2015-09-06T19:23:00Z"/>
        </w:rPr>
      </w:pPr>
      <w:del w:id="2337"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2338" w:author="Andrija Ilic" w:date="2015-09-06T19:23:00Z"/>
        </w:rPr>
      </w:pPr>
      <w:del w:id="2339"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2340" w:author="Andrija Ilic" w:date="2015-09-06T19:18:00Z"/>
        </w:rPr>
      </w:pPr>
      <w:del w:id="2341"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2342" w:author="Andrija Ilic" w:date="2015-09-06T19:18:00Z"/>
        </w:rPr>
      </w:pPr>
      <w:del w:id="2343"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2344" w:author="Andrija Ilic" w:date="2015-09-06T19:18:00Z"/>
        </w:rPr>
      </w:pPr>
      <w:del w:id="2345"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2346" w:author="Andrija Ilic" w:date="2015-09-06T19:18:00Z"/>
        </w:rPr>
      </w:pPr>
      <w:del w:id="2347"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2348" w:author="Andrija Ilic" w:date="2015-09-06T19:18:00Z"/>
        </w:rPr>
      </w:pPr>
      <w:del w:id="2349"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2350" w:author="Andrija Ilic" w:date="2015-09-06T19:18:00Z"/>
        </w:rPr>
      </w:pPr>
      <w:del w:id="2351"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2F971C05" w:rsidR="00BE2E08" w:rsidDel="00936DBB" w:rsidRDefault="00B30C23" w:rsidP="00E1026A">
      <w:pPr>
        <w:rPr>
          <w:del w:id="2352" w:author="Andrija Ilic" w:date="2015-09-06T19:18:00Z"/>
        </w:rPr>
      </w:pPr>
      <w:ins w:id="2353" w:author="Andrija Ilic" w:date="2015-09-06T19:23:00Z">
        <w:r>
          <w:tab/>
        </w:r>
      </w:ins>
    </w:p>
    <w:p w14:paraId="5EE15EB9" w14:textId="7B644CC5" w:rsidR="00BE2E08" w:rsidDel="00936DBB" w:rsidRDefault="00BE2E08" w:rsidP="00E1026A">
      <w:pPr>
        <w:rPr>
          <w:del w:id="2354" w:author="Andrija Ilic" w:date="2015-09-06T19:18:00Z"/>
        </w:rPr>
      </w:pPr>
    </w:p>
    <w:p w14:paraId="06FBC051" w14:textId="3EC60B1C" w:rsidR="004C4232" w:rsidRPr="00BE2E08" w:rsidRDefault="00936DBB" w:rsidP="00E1026A">
      <w:ins w:id="2355" w:author="Andrija Ilic" w:date="2015-09-06T19:18:00Z">
        <w:r>
          <w:rPr>
            <w:lang w:val="sr-Cyrl-RS"/>
          </w:rPr>
          <w:t>3</w:t>
        </w:r>
      </w:ins>
      <w:del w:id="2356" w:author="Andrija Ilic" w:date="2015-09-06T19:18:00Z">
        <w:r w:rsidR="00BE2E08" w:rsidDel="00936DBB">
          <w:delText>4</w:delText>
        </w:r>
      </w:del>
      <w:r w:rsidR="00BE2E08">
        <w:t>.1</w:t>
      </w:r>
      <w:ins w:id="2357" w:author="Andrija Ilic" w:date="2015-09-06T19:18:00Z">
        <w:r>
          <w:rPr>
            <w:lang w:val="sr-Cyrl-RS"/>
          </w:rPr>
          <w:t xml:space="preserve"> </w:t>
        </w:r>
        <w:r>
          <w:t xml:space="preserve">Систем </w:t>
        </w:r>
        <w:r w:rsidRPr="00F81F28">
          <w:rPr>
            <w:u w:val="single"/>
          </w:rPr>
          <w:t>приказ</w:t>
        </w:r>
      </w:ins>
      <w:ins w:id="2358" w:author="Andrija Ilic" w:date="2015-09-06T19:19:00Z">
        <w:r>
          <w:rPr>
            <w:u w:val="single"/>
            <w:lang w:val="sr-Cyrl-RS"/>
          </w:rPr>
          <w:t>у</w:t>
        </w:r>
      </w:ins>
      <w:ins w:id="2359" w:author="Andrija Ilic" w:date="2015-09-06T19:18:00Z">
        <w:r w:rsidRPr="00F81F28">
          <w:rPr>
            <w:u w:val="single"/>
          </w:rPr>
          <w:t xml:space="preserve">је </w:t>
        </w:r>
        <w:r>
          <w:t xml:space="preserve">поруку да за дате критеријуме не постоје </w:t>
        </w:r>
        <w:r>
          <w:rPr>
            <w:lang w:val="sr-Cyrl-RS"/>
          </w:rPr>
          <w:t>студенти</w:t>
        </w:r>
        <w:r>
          <w:t xml:space="preserve">. (ИА) </w:t>
        </w:r>
      </w:ins>
      <w:ins w:id="2360" w:author="Andrija Ilic" w:date="2015-09-06T19:19:00Z">
        <w:r>
          <w:rPr>
            <w:lang w:val="sr-Cyrl-RS"/>
          </w:rPr>
          <w:t>Омогућава кориснику да изврши претрагу за друге критеријуме.</w:t>
        </w:r>
      </w:ins>
      <w:ins w:id="2361" w:author="Andrija Ilic" w:date="2015-09-06T19:18:00Z">
        <w:r w:rsidDel="00936DBB">
          <w:t xml:space="preserve"> </w:t>
        </w:r>
      </w:ins>
      <w:del w:id="2362" w:author="Andrija Ilic" w:date="2015-09-06T19:18:00Z">
        <w:r w:rsidR="00BE2E08" w:rsidDel="00936DBB">
          <w:delText xml:space="preserve">Систем </w:delText>
        </w:r>
        <w:r w:rsidR="00BE2E08" w:rsidRPr="00F81F28" w:rsidDel="00936DBB">
          <w:rPr>
            <w:u w:val="single"/>
          </w:rPr>
          <w:delText>приказује</w:delText>
        </w:r>
        <w:r w:rsidR="00BE2E08" w:rsidDel="00936DBB">
          <w:delText xml:space="preserve"> грешку при промени стања производа и услуга.(ИА)</w:delText>
        </w:r>
        <w:r w:rsidR="00BE2E08"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00032767" w:rsidR="007911AF" w:rsidRPr="009331F4" w:rsidRDefault="007911AF" w:rsidP="007911AF">
      <w:pPr>
        <w:rPr>
          <w:b/>
        </w:rPr>
      </w:pPr>
      <w:r w:rsidRPr="005B6BA2">
        <w:rPr>
          <w:b/>
        </w:rPr>
        <w:t xml:space="preserve">Случај коришћења </w:t>
      </w:r>
      <w:del w:id="2363" w:author="Andrija Ilic" w:date="2015-09-06T19:22:00Z">
        <w:r w:rsidR="00DB09D0" w:rsidDel="00B30C23">
          <w:rPr>
            <w:b/>
          </w:rPr>
          <w:delText>4</w:delText>
        </w:r>
      </w:del>
      <w:ins w:id="2364" w:author="Andrija Ilic" w:date="2015-09-06T19:22:00Z">
        <w:r w:rsidR="00B30C23">
          <w:rPr>
            <w:b/>
            <w:lang w:val="sr-Cyrl-RS"/>
          </w:rPr>
          <w:t>7</w:t>
        </w:r>
      </w:ins>
      <w:r w:rsidRPr="005B6BA2">
        <w:rPr>
          <w:b/>
        </w:rPr>
        <w:t xml:space="preserve">: </w:t>
      </w:r>
      <w:del w:id="2365" w:author="Andrija Ilic" w:date="2015-09-06T19:21:00Z">
        <w:r w:rsidDel="00B30C23">
          <w:rPr>
            <w:b/>
          </w:rPr>
          <w:delText xml:space="preserve">Додавање </w:delText>
        </w:r>
      </w:del>
      <w:ins w:id="2366" w:author="Andrija Ilic" w:date="2015-09-06T19:21:00Z">
        <w:r w:rsidR="00B30C23">
          <w:rPr>
            <w:b/>
            <w:lang w:val="sr-Cyrl-RS"/>
          </w:rPr>
          <w:t>У</w:t>
        </w:r>
        <w:r w:rsidR="00B30C23" w:rsidRPr="00B30C23">
          <w:rPr>
            <w:b/>
            <w:lang w:val="sr-Cyrl-RS"/>
            <w:rPrChange w:id="2367" w:author="Andrija Ilic" w:date="2015-09-06T19:21:00Z">
              <w:rPr>
                <w:lang w:val="sr-Cyrl-RS"/>
              </w:rPr>
            </w:rPrChange>
          </w:rPr>
          <w:t>нос резултата за задату активност</w:t>
        </w:r>
      </w:ins>
      <w:del w:id="2368" w:author="Andrija Ilic" w:date="2015-09-06T19:21:00Z">
        <w:r w:rsidDel="00B30C23">
          <w:rPr>
            <w:b/>
          </w:rPr>
          <w:delText>запослених</w:delText>
        </w:r>
      </w:del>
      <w:ins w:id="2369" w:author="Boni" w:date="2014-09-07T00:14:00Z">
        <w:del w:id="2370" w:author="Andrija Ilic" w:date="2015-09-06T19:21:00Z">
          <w:r w:rsidR="009331F4" w:rsidDel="00B30C23">
            <w:rPr>
              <w:b/>
            </w:rPr>
            <w:delText>корисника</w:delText>
          </w:r>
        </w:del>
      </w:ins>
    </w:p>
    <w:p w14:paraId="3DB8D2B1" w14:textId="7044D705" w:rsidR="007911AF" w:rsidRDefault="007911AF" w:rsidP="007911AF">
      <w:r>
        <w:rPr>
          <w:b/>
        </w:rPr>
        <w:t>Назив СК</w:t>
      </w:r>
      <w:proofErr w:type="gramStart"/>
      <w:r>
        <w:rPr>
          <w:b/>
        </w:rPr>
        <w:t>:</w:t>
      </w:r>
      <w:proofErr w:type="gramEnd"/>
      <w:r>
        <w:rPr>
          <w:b/>
        </w:rPr>
        <w:br/>
      </w:r>
      <w:ins w:id="2371" w:author="Andrija Ilic" w:date="2015-09-06T19:22:00Z">
        <w:r w:rsidR="00B30C23" w:rsidRPr="00B30C23">
          <w:rPr>
            <w:lang w:val="sr-Cyrl-RS"/>
            <w:rPrChange w:id="2372" w:author="Andrija Ilic" w:date="2015-09-06T19:22:00Z">
              <w:rPr>
                <w:b/>
                <w:lang w:val="sr-Cyrl-RS"/>
              </w:rPr>
            </w:rPrChange>
          </w:rPr>
          <w:t>Унос резултата за задату активност</w:t>
        </w:r>
      </w:ins>
      <w:del w:id="2373" w:author="Andrija Ilic" w:date="2015-09-06T19:22:00Z">
        <w:r w:rsidDel="00B30C23">
          <w:delText>Додавање запослених</w:delText>
        </w:r>
      </w:del>
    </w:p>
    <w:p w14:paraId="76779C81" w14:textId="77777777" w:rsidR="007911AF" w:rsidRDefault="007911AF" w:rsidP="007911AF">
      <w:r>
        <w:rPr>
          <w:b/>
        </w:rPr>
        <w:t>Учесници CК</w:t>
      </w:r>
      <w:proofErr w:type="gramStart"/>
      <w:r>
        <w:rPr>
          <w:b/>
        </w:rPr>
        <w:t>:</w:t>
      </w:r>
      <w:proofErr w:type="gramEnd"/>
      <w:r>
        <w:rPr>
          <w:b/>
        </w:rPr>
        <w:br/>
      </w:r>
      <w:r>
        <w:t>Корисник и програм</w:t>
      </w:r>
    </w:p>
    <w:p w14:paraId="65BBE74A" w14:textId="4A275810" w:rsidR="007911AF" w:rsidRDefault="007911AF" w:rsidP="007911AF">
      <w:r>
        <w:rPr>
          <w:b/>
        </w:rPr>
        <w:t>Предуслов</w:t>
      </w:r>
      <w:proofErr w:type="gramStart"/>
      <w:r>
        <w:rPr>
          <w:b/>
        </w:rPr>
        <w:t>:</w:t>
      </w:r>
      <w:proofErr w:type="gramEnd"/>
      <w:r>
        <w:rPr>
          <w:b/>
        </w:rPr>
        <w:br/>
      </w:r>
      <w:ins w:id="2374" w:author="Andrija Ilic" w:date="2015-09-06T19:22:00Z">
        <w:r w:rsidR="00B30C23">
          <w:t>Систем је укључен. Корисник је пријављен на систем као администратор</w:t>
        </w:r>
        <w:r w:rsidR="00B30C23" w:rsidDel="00B30C23">
          <w:t xml:space="preserve"> </w:t>
        </w:r>
      </w:ins>
      <w:del w:id="2375"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2376" w:author="Andrija Ilic" w:date="2015-09-06T19:23:00Z"/>
          <w:b/>
        </w:rPr>
      </w:pPr>
      <w:ins w:id="2377"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2378" w:author="Andrija Ilic" w:date="2015-09-06T19:23:00Z"/>
        </w:rPr>
      </w:pPr>
      <w:ins w:id="2379"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2380" w:author="Andrija Ilic" w:date="2015-09-06T19:24:00Z">
        <w:r>
          <w:rPr>
            <w:lang w:val="sr-Cyrl-RS"/>
          </w:rPr>
          <w:t>резултата</w:t>
        </w:r>
      </w:ins>
      <w:ins w:id="2381"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2382" w:author="Andrija Ilic" w:date="2015-09-06T19:23:00Z"/>
        </w:rPr>
      </w:pPr>
      <w:ins w:id="2383" w:author="Andrija Ilic" w:date="2015-09-06T19:23:00Z">
        <w:r>
          <w:t xml:space="preserve">Корисник </w:t>
        </w:r>
        <w:r>
          <w:rPr>
            <w:u w:val="single"/>
            <w:lang w:val="sr-Cyrl-RS"/>
          </w:rPr>
          <w:t>одабира</w:t>
        </w:r>
        <w:r w:rsidRPr="007268A5">
          <w:t xml:space="preserve"> </w:t>
        </w:r>
      </w:ins>
      <w:ins w:id="2384" w:author="Andrija Ilic" w:date="2015-09-06T19:25:00Z">
        <w:r>
          <w:rPr>
            <w:lang w:val="sr-Cyrl-RS"/>
          </w:rPr>
          <w:t xml:space="preserve">одговарајући </w:t>
        </w:r>
      </w:ins>
      <w:ins w:id="2385" w:author="Andrija Ilic" w:date="2015-09-06T19:23:00Z">
        <w:r>
          <w:rPr>
            <w:lang w:val="sr-Cyrl-RS"/>
          </w:rPr>
          <w:t xml:space="preserve">фајл за унос </w:t>
        </w:r>
      </w:ins>
      <w:ins w:id="2386" w:author="Andrija Ilic" w:date="2015-09-06T19:24:00Z">
        <w:r>
          <w:rPr>
            <w:lang w:val="sr-Cyrl-RS"/>
          </w:rPr>
          <w:t>резултата</w:t>
        </w:r>
      </w:ins>
      <w:ins w:id="2387"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2388" w:author="Andrija Ilic" w:date="2015-09-06T19:23:00Z"/>
        </w:rPr>
      </w:pPr>
      <w:ins w:id="2389" w:author="Andrija Ilic" w:date="2015-09-06T19:23:00Z">
        <w:r>
          <w:t xml:space="preserve">Корисник позива ситем да </w:t>
        </w:r>
        <w:r>
          <w:rPr>
            <w:u w:val="single"/>
            <w:lang w:val="sr-Cyrl-RS"/>
          </w:rPr>
          <w:t>сачува</w:t>
        </w:r>
        <w:r>
          <w:t xml:space="preserve"> </w:t>
        </w:r>
      </w:ins>
      <w:ins w:id="2390" w:author="Andrija Ilic" w:date="2015-09-06T19:25:00Z">
        <w:r>
          <w:rPr>
            <w:lang w:val="sr-Cyrl-RS"/>
          </w:rPr>
          <w:t>резултате</w:t>
        </w:r>
      </w:ins>
      <w:ins w:id="2391" w:author="Andrija Ilic" w:date="2015-09-06T19:23:00Z">
        <w:r>
          <w:rPr>
            <w:lang w:val="sr-Cyrl-RS"/>
          </w:rPr>
          <w:t xml:space="preserve"> за дат</w:t>
        </w:r>
      </w:ins>
      <w:ins w:id="2392" w:author="Andrija Ilic" w:date="2015-09-06T19:25:00Z">
        <w:r>
          <w:rPr>
            <w:lang w:val="sr-Cyrl-RS"/>
          </w:rPr>
          <w:t>у</w:t>
        </w:r>
      </w:ins>
      <w:ins w:id="2393" w:author="Andrija Ilic" w:date="2015-09-06T19:23:00Z">
        <w:r>
          <w:rPr>
            <w:lang w:val="sr-Cyrl-RS"/>
          </w:rPr>
          <w:t xml:space="preserve"> </w:t>
        </w:r>
      </w:ins>
      <w:ins w:id="2394" w:author="Andrija Ilic" w:date="2015-09-06T19:25:00Z">
        <w:r>
          <w:rPr>
            <w:lang w:val="sr-Cyrl-RS"/>
          </w:rPr>
          <w:t>активност</w:t>
        </w:r>
      </w:ins>
      <w:ins w:id="2395"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2396" w:author="Andrija Ilic" w:date="2015-09-06T19:23:00Z"/>
        </w:rPr>
      </w:pPr>
      <w:ins w:id="2397" w:author="Andrija Ilic" w:date="2015-09-06T19:23:00Z">
        <w:r>
          <w:t xml:space="preserve">Систем </w:t>
        </w:r>
        <w:r>
          <w:rPr>
            <w:u w:val="single"/>
            <w:lang w:val="sr-Cyrl-RS"/>
          </w:rPr>
          <w:t>чува</w:t>
        </w:r>
        <w:r>
          <w:t xml:space="preserve"> </w:t>
        </w:r>
      </w:ins>
      <w:ins w:id="2398" w:author="Andrija Ilic" w:date="2015-09-06T19:25:00Z">
        <w:r>
          <w:rPr>
            <w:lang w:val="sr-Cyrl-RS"/>
          </w:rPr>
          <w:t>резултате</w:t>
        </w:r>
      </w:ins>
      <w:ins w:id="2399" w:author="Andrija Ilic" w:date="2015-09-06T19:23:00Z">
        <w:r>
          <w:rPr>
            <w:lang w:val="sr-Cyrl-RS"/>
          </w:rPr>
          <w:t xml:space="preserve"> за дат</w:t>
        </w:r>
      </w:ins>
      <w:ins w:id="2400" w:author="Andrija Ilic" w:date="2015-09-06T19:25:00Z">
        <w:r>
          <w:rPr>
            <w:lang w:val="sr-Cyrl-RS"/>
          </w:rPr>
          <w:t>у</w:t>
        </w:r>
      </w:ins>
      <w:ins w:id="2401" w:author="Andrija Ilic" w:date="2015-09-06T19:23:00Z">
        <w:r>
          <w:rPr>
            <w:lang w:val="sr-Cyrl-RS"/>
          </w:rPr>
          <w:t xml:space="preserve"> </w:t>
        </w:r>
      </w:ins>
      <w:ins w:id="2402" w:author="Andrija Ilic" w:date="2015-09-06T19:25:00Z">
        <w:r>
          <w:rPr>
            <w:lang w:val="sr-Cyrl-RS"/>
          </w:rPr>
          <w:t>активност</w:t>
        </w:r>
      </w:ins>
      <w:ins w:id="2403" w:author="Andrija Ilic" w:date="2015-09-06T19:23:00Z">
        <w:r>
          <w:t>.(СО)</w:t>
        </w:r>
      </w:ins>
    </w:p>
    <w:p w14:paraId="1AEF0BC0" w14:textId="77777777" w:rsidR="00B30C23" w:rsidRDefault="00B30C23" w:rsidP="00B30C23">
      <w:pPr>
        <w:pStyle w:val="ListParagraph"/>
        <w:numPr>
          <w:ilvl w:val="0"/>
          <w:numId w:val="46"/>
        </w:numPr>
        <w:rPr>
          <w:ins w:id="2404" w:author="Andrija Ilic" w:date="2015-09-06T19:23:00Z"/>
        </w:rPr>
      </w:pPr>
      <w:ins w:id="2405"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2406" w:author="Andrija Ilic" w:date="2015-09-06T19:23:00Z"/>
        </w:rPr>
      </w:pPr>
    </w:p>
    <w:p w14:paraId="7644623D" w14:textId="77777777" w:rsidR="00B30C23" w:rsidRDefault="00B30C23" w:rsidP="00B30C23">
      <w:pPr>
        <w:rPr>
          <w:ins w:id="2407" w:author="Andrija Ilic" w:date="2015-09-06T19:23:00Z"/>
          <w:b/>
        </w:rPr>
      </w:pPr>
      <w:ins w:id="2408" w:author="Andrija Ilic" w:date="2015-09-06T19:23:00Z">
        <w:r>
          <w:rPr>
            <w:b/>
          </w:rPr>
          <w:t>Алтернативни сценарио:</w:t>
        </w:r>
      </w:ins>
    </w:p>
    <w:p w14:paraId="74A4E768" w14:textId="59A4A6F4" w:rsidR="007911AF" w:rsidDel="00B30C23" w:rsidRDefault="00B30C23" w:rsidP="00B30C23">
      <w:pPr>
        <w:ind w:firstLine="720"/>
        <w:rPr>
          <w:del w:id="2409" w:author="Andrija Ilic" w:date="2015-09-06T19:23:00Z"/>
          <w:b/>
        </w:rPr>
        <w:pPrChange w:id="2410" w:author="Andrija Ilic" w:date="2015-09-06T19:24:00Z">
          <w:pPr/>
        </w:pPrChange>
      </w:pPr>
      <w:ins w:id="2411" w:author="Andrija Ilic" w:date="2015-09-06T19:26:00Z">
        <w:r>
          <w:rPr>
            <w:lang w:val="sr-Cyrl-RS"/>
          </w:rPr>
          <w:t>5</w:t>
        </w:r>
      </w:ins>
      <w:ins w:id="2412"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2413" w:author="Andrija Ilic" w:date="2015-09-06T19:26:00Z">
        <w:r>
          <w:rPr>
            <w:lang w:val="sr-Cyrl-RS"/>
          </w:rPr>
          <w:t>резултате</w:t>
        </w:r>
      </w:ins>
      <w:ins w:id="2414" w:author="Andrija Ilic" w:date="2015-09-06T19:23:00Z">
        <w:r>
          <w:t xml:space="preserve">, приказује поруку да </w:t>
        </w:r>
      </w:ins>
      <w:ins w:id="2415" w:author="Andrija Ilic" w:date="2015-09-06T19:26:00Z">
        <w:r>
          <w:rPr>
            <w:lang w:val="sr-Cyrl-RS"/>
          </w:rPr>
          <w:t>резултати</w:t>
        </w:r>
      </w:ins>
      <w:ins w:id="2416"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2417" w:author="Andrija Ilic" w:date="2015-09-06T19:26:00Z">
        <w:r>
          <w:rPr>
            <w:lang w:val="sr-Cyrl-RS"/>
          </w:rPr>
          <w:t>резултата</w:t>
        </w:r>
      </w:ins>
      <w:ins w:id="2418" w:author="Andrija Ilic" w:date="2015-09-06T19:23:00Z">
        <w:r>
          <w:t>.</w:t>
        </w:r>
      </w:ins>
      <w:del w:id="2419" w:author="Andrija Ilic" w:date="2015-09-06T19:23:00Z">
        <w:r w:rsidR="007911AF" w:rsidDel="00B30C23">
          <w:rPr>
            <w:b/>
          </w:rPr>
          <w:delText>Основни сценарио СК</w:delText>
        </w:r>
      </w:del>
    </w:p>
    <w:p w14:paraId="754E85B3" w14:textId="721A60C9" w:rsidR="007911AF" w:rsidDel="00B30C23" w:rsidRDefault="007911AF" w:rsidP="00B30C23">
      <w:pPr>
        <w:pStyle w:val="ListParagraph"/>
        <w:numPr>
          <w:ilvl w:val="0"/>
          <w:numId w:val="7"/>
        </w:numPr>
        <w:ind w:left="0" w:firstLine="720"/>
        <w:rPr>
          <w:del w:id="2420" w:author="Andrija Ilic" w:date="2015-09-06T19:23:00Z"/>
        </w:rPr>
        <w:pPrChange w:id="2421" w:author="Andrija Ilic" w:date="2015-09-06T19:24:00Z">
          <w:pPr>
            <w:pStyle w:val="ListParagraph"/>
            <w:numPr>
              <w:numId w:val="7"/>
            </w:numPr>
            <w:ind w:left="360" w:hanging="360"/>
          </w:pPr>
        </w:pPrChange>
      </w:pPr>
      <w:del w:id="2422" w:author="Andrija Ilic" w:date="2015-09-06T19:23:00Z">
        <w:r w:rsidDel="00B30C23">
          <w:delText xml:space="preserve"> Корисник </w:delText>
        </w:r>
      </w:del>
      <w:ins w:id="2423" w:author="Boni" w:date="2014-09-07T00:14:00Z">
        <w:del w:id="2424" w:author="Andrija Ilic" w:date="2015-09-06T19:23:00Z">
          <w:r w:rsidR="00802EEC" w:rsidDel="00B30C23">
            <w:delText xml:space="preserve">Администратор </w:delText>
          </w:r>
        </w:del>
      </w:ins>
      <w:del w:id="2425"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rsidP="00B30C23">
      <w:pPr>
        <w:pStyle w:val="ListParagraph"/>
        <w:numPr>
          <w:ilvl w:val="0"/>
          <w:numId w:val="7"/>
        </w:numPr>
        <w:ind w:left="0" w:firstLine="720"/>
        <w:rPr>
          <w:del w:id="2426" w:author="Andrija Ilic" w:date="2015-09-06T19:23:00Z"/>
        </w:rPr>
        <w:pPrChange w:id="2427" w:author="Andrija Ilic" w:date="2015-09-06T19:24:00Z">
          <w:pPr>
            <w:pStyle w:val="ListParagraph"/>
            <w:numPr>
              <w:numId w:val="7"/>
            </w:numPr>
            <w:ind w:left="360" w:hanging="360"/>
          </w:pPr>
        </w:pPrChange>
      </w:pPr>
      <w:del w:id="2428" w:author="Andrija Ilic" w:date="2015-09-06T19:23:00Z">
        <w:r w:rsidDel="00B30C23">
          <w:delText xml:space="preserve">Корисник </w:delText>
        </w:r>
      </w:del>
      <w:ins w:id="2429" w:author="Boni" w:date="2014-09-07T00:14:00Z">
        <w:del w:id="2430" w:author="Andrija Ilic" w:date="2015-09-06T19:23:00Z">
          <w:r w:rsidR="00802EEC" w:rsidDel="00B30C23">
            <w:delText>Ад</w:delText>
          </w:r>
        </w:del>
      </w:ins>
      <w:ins w:id="2431" w:author="Boni" w:date="2014-09-07T00:15:00Z">
        <w:del w:id="2432" w:author="Andrija Ilic" w:date="2015-09-06T19:23:00Z">
          <w:r w:rsidR="00802EEC" w:rsidDel="00B30C23">
            <w:delText>министратор</w:delText>
          </w:r>
        </w:del>
      </w:ins>
      <w:ins w:id="2433" w:author="Boni" w:date="2014-09-07T00:14:00Z">
        <w:del w:id="2434" w:author="Andrija Ilic" w:date="2015-09-06T19:23:00Z">
          <w:r w:rsidR="00802EEC" w:rsidDel="00B30C23">
            <w:delText xml:space="preserve"> </w:delText>
          </w:r>
        </w:del>
      </w:ins>
      <w:del w:id="2435"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rsidP="00B30C23">
      <w:pPr>
        <w:pStyle w:val="ListParagraph"/>
        <w:numPr>
          <w:ilvl w:val="0"/>
          <w:numId w:val="7"/>
        </w:numPr>
        <w:ind w:left="0" w:firstLine="720"/>
        <w:rPr>
          <w:del w:id="2436" w:author="Andrija Ilic" w:date="2015-09-06T19:23:00Z"/>
        </w:rPr>
        <w:pPrChange w:id="2437" w:author="Andrija Ilic" w:date="2015-09-06T19:24:00Z">
          <w:pPr>
            <w:pStyle w:val="ListParagraph"/>
            <w:numPr>
              <w:numId w:val="7"/>
            </w:numPr>
            <w:ind w:left="360" w:hanging="360"/>
          </w:pPr>
        </w:pPrChange>
      </w:pPr>
      <w:del w:id="2438"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rsidP="00B30C23">
      <w:pPr>
        <w:pStyle w:val="ListParagraph"/>
        <w:numPr>
          <w:ilvl w:val="0"/>
          <w:numId w:val="7"/>
        </w:numPr>
        <w:ind w:left="0" w:firstLine="720"/>
        <w:rPr>
          <w:del w:id="2439" w:author="Andrija Ilic" w:date="2015-09-06T19:23:00Z"/>
        </w:rPr>
        <w:pPrChange w:id="2440" w:author="Andrija Ilic" w:date="2015-09-06T19:24:00Z">
          <w:pPr>
            <w:pStyle w:val="ListParagraph"/>
            <w:numPr>
              <w:numId w:val="7"/>
            </w:numPr>
            <w:ind w:left="360" w:hanging="360"/>
          </w:pPr>
        </w:pPrChange>
      </w:pPr>
      <w:del w:id="2441"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rsidP="00B30C23">
      <w:pPr>
        <w:pStyle w:val="ListParagraph"/>
        <w:ind w:left="0" w:firstLine="720"/>
        <w:rPr>
          <w:del w:id="2442" w:author="Andrija Ilic" w:date="2015-09-06T19:23:00Z"/>
        </w:rPr>
        <w:pPrChange w:id="2443" w:author="Andrija Ilic" w:date="2015-09-06T19:24:00Z">
          <w:pPr>
            <w:pStyle w:val="ListParagraph"/>
            <w:ind w:left="1080"/>
          </w:pPr>
        </w:pPrChange>
      </w:pPr>
    </w:p>
    <w:p w14:paraId="26C2E45A" w14:textId="6861FC51" w:rsidR="007911AF" w:rsidDel="00B30C23" w:rsidRDefault="007911AF" w:rsidP="00B30C23">
      <w:pPr>
        <w:ind w:firstLine="720"/>
        <w:rPr>
          <w:del w:id="2444" w:author="Andrija Ilic" w:date="2015-09-06T19:23:00Z"/>
          <w:b/>
        </w:rPr>
        <w:pPrChange w:id="2445" w:author="Andrija Ilic" w:date="2015-09-06T19:24:00Z">
          <w:pPr/>
        </w:pPrChange>
      </w:pPr>
      <w:del w:id="2446" w:author="Andrija Ilic" w:date="2015-09-06T19:23:00Z">
        <w:r w:rsidDel="00B30C23">
          <w:rPr>
            <w:b/>
          </w:rPr>
          <w:delText>Алтернативни сценарио:</w:delText>
        </w:r>
      </w:del>
    </w:p>
    <w:p w14:paraId="1DBF07C5" w14:textId="64929D0E" w:rsidR="007911AF" w:rsidDel="00B30C23" w:rsidRDefault="007911AF" w:rsidP="00B30C23">
      <w:pPr>
        <w:ind w:firstLine="720"/>
        <w:rPr>
          <w:del w:id="2447" w:author="Andrija Ilic" w:date="2015-09-06T19:23:00Z"/>
        </w:rPr>
        <w:pPrChange w:id="2448" w:author="Andrija Ilic" w:date="2015-09-06T19:24:00Z">
          <w:pPr/>
        </w:pPrChange>
      </w:pPr>
      <w:del w:id="2449"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rsidP="00B30C23">
      <w:pPr>
        <w:ind w:firstLine="720"/>
        <w:pPrChange w:id="2450" w:author="Andrija Ilic" w:date="2015-09-06T19:24:00Z">
          <w:pPr/>
        </w:pPrChange>
      </w:pPr>
    </w:p>
    <w:p w14:paraId="5CEB2A2C" w14:textId="03B71CC0" w:rsidR="007911AF" w:rsidRDefault="007911AF" w:rsidP="007911AF">
      <w:pPr>
        <w:rPr>
          <w:b/>
        </w:rPr>
      </w:pPr>
      <w:r w:rsidRPr="005B6BA2">
        <w:rPr>
          <w:b/>
        </w:rPr>
        <w:t xml:space="preserve">Случај коришћења </w:t>
      </w:r>
      <w:ins w:id="2451" w:author="Andrija Ilic" w:date="2015-09-06T19:27:00Z">
        <w:r w:rsidR="00BA1864">
          <w:rPr>
            <w:b/>
            <w:lang w:val="sr-Cyrl-RS"/>
          </w:rPr>
          <w:t>8</w:t>
        </w:r>
      </w:ins>
      <w:del w:id="2452" w:author="Andrija Ilic" w:date="2015-09-06T19:27:00Z">
        <w:r w:rsidR="00DB09D0" w:rsidDel="00BA1864">
          <w:rPr>
            <w:b/>
          </w:rPr>
          <w:delText>5</w:delText>
        </w:r>
      </w:del>
      <w:r w:rsidRPr="005B6BA2">
        <w:rPr>
          <w:b/>
        </w:rPr>
        <w:t xml:space="preserve">: </w:t>
      </w:r>
      <w:ins w:id="2453" w:author="Andrija Ilic" w:date="2015-09-06T19:27:00Z">
        <w:r w:rsidR="00BA1864" w:rsidRPr="00BA1864">
          <w:rPr>
            <w:b/>
            <w:lang w:val="sr-Cyrl-RS"/>
            <w:rPrChange w:id="2454" w:author="Andrija Ilic" w:date="2015-09-06T19:27:00Z">
              <w:rPr>
                <w:lang w:val="sr-Cyrl-RS"/>
              </w:rPr>
            </w:rPrChange>
          </w:rPr>
          <w:t xml:space="preserve">Преглед активности по предмету </w:t>
        </w:r>
        <w:r w:rsidR="00BA1864" w:rsidRPr="00BA1864">
          <w:rPr>
            <w:b/>
            <w:rPrChange w:id="2455" w:author="Andrija Ilic" w:date="2015-09-06T19:27:00Z">
              <w:rPr/>
            </w:rPrChange>
          </w:rPr>
          <w:t>/</w:t>
        </w:r>
        <w:r w:rsidR="00BA1864" w:rsidRPr="00BA1864">
          <w:rPr>
            <w:b/>
            <w:lang w:val="sr-Cyrl-RS"/>
            <w:rPrChange w:id="2456" w:author="Andrija Ilic" w:date="2015-09-06T19:27:00Z">
              <w:rPr>
                <w:lang w:val="sr-Cyrl-RS"/>
              </w:rPr>
            </w:rPrChange>
          </w:rPr>
          <w:t xml:space="preserve"> години</w:t>
        </w:r>
      </w:ins>
      <w:del w:id="2457" w:author="Andrija Ilic" w:date="2015-09-06T19:27:00Z">
        <w:r w:rsidDel="00BA1864">
          <w:rPr>
            <w:b/>
          </w:rPr>
          <w:delText>Преглед рачуна</w:delText>
        </w:r>
      </w:del>
    </w:p>
    <w:p w14:paraId="44BDBA31" w14:textId="1DE12704" w:rsidR="007911AF" w:rsidRDefault="007911AF" w:rsidP="007911AF">
      <w:r>
        <w:rPr>
          <w:b/>
        </w:rPr>
        <w:lastRenderedPageBreak/>
        <w:t>Назив СК</w:t>
      </w:r>
      <w:proofErr w:type="gramStart"/>
      <w:r>
        <w:rPr>
          <w:b/>
        </w:rPr>
        <w:t>:</w:t>
      </w:r>
      <w:proofErr w:type="gramEnd"/>
      <w:r>
        <w:rPr>
          <w:b/>
        </w:rPr>
        <w:br/>
      </w:r>
      <w:ins w:id="2458"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2459" w:author="Andrija Ilic" w:date="2015-09-06T19:27:00Z">
        <w:r w:rsidDel="00BA1864">
          <w:delText>Преглед рачуна</w:delText>
        </w:r>
      </w:del>
    </w:p>
    <w:p w14:paraId="3D9CCC55" w14:textId="77777777" w:rsidR="007911AF" w:rsidRDefault="007911AF" w:rsidP="007911AF">
      <w:r>
        <w:rPr>
          <w:b/>
        </w:rPr>
        <w:t>Учесници CК</w:t>
      </w:r>
      <w:proofErr w:type="gramStart"/>
      <w:r>
        <w:rPr>
          <w:b/>
        </w:rPr>
        <w:t>:</w:t>
      </w:r>
      <w:proofErr w:type="gramEnd"/>
      <w:r>
        <w:rPr>
          <w:b/>
        </w:rPr>
        <w:br/>
      </w:r>
      <w:r>
        <w:t>Корисник и програм</w:t>
      </w:r>
    </w:p>
    <w:p w14:paraId="2968FB9F" w14:textId="77777777" w:rsidR="00BA1864" w:rsidRDefault="00BA1864" w:rsidP="007911AF">
      <w:pPr>
        <w:rPr>
          <w:ins w:id="2460" w:author="Andrija Ilic" w:date="2015-09-06T19:28:00Z"/>
        </w:rPr>
      </w:pPr>
      <w:ins w:id="2461" w:author="Andrija Ilic" w:date="2015-09-06T19:27:00Z">
        <w:r>
          <w:rPr>
            <w:b/>
          </w:rPr>
          <w:t>Предуслов</w:t>
        </w:r>
        <w:proofErr w:type="gramStart"/>
        <w:r>
          <w:rPr>
            <w:b/>
          </w:rPr>
          <w:t>:</w:t>
        </w:r>
        <w:proofErr w:type="gramEnd"/>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2462" w:author="Andrija Ilic" w:date="2015-09-06T19:27:00Z"/>
        </w:rPr>
      </w:pPr>
      <w:del w:id="2463"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2464" w:author="Andrija Ilic" w:date="2015-09-06T19:28:00Z"/>
          <w:b/>
        </w:rPr>
      </w:pPr>
      <w:ins w:id="2465"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2466" w:author="Andrija Ilic" w:date="2015-09-06T19:28:00Z"/>
        </w:rPr>
      </w:pPr>
      <w:ins w:id="2467" w:author="Andrija Ilic" w:date="2015-09-06T19:28: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приказ </w:t>
        </w:r>
        <w:r>
          <w:rPr>
            <w:lang w:val="sr-Cyrl-RS"/>
          </w:rPr>
          <w:t>активности</w:t>
        </w:r>
        <w:r>
          <w:rPr>
            <w:lang w:val="sr-Cyrl-RS"/>
          </w:rPr>
          <w:t>.</w:t>
        </w:r>
        <w:r>
          <w:t xml:space="preserve"> (АПУСО)</w:t>
        </w:r>
      </w:ins>
    </w:p>
    <w:p w14:paraId="485AAB71" w14:textId="77777777" w:rsidR="00BA1864" w:rsidRDefault="00BA1864" w:rsidP="00BA1864">
      <w:pPr>
        <w:pStyle w:val="ListParagraph"/>
        <w:numPr>
          <w:ilvl w:val="0"/>
          <w:numId w:val="48"/>
        </w:numPr>
        <w:rPr>
          <w:ins w:id="2468" w:author="Andrija Ilic" w:date="2015-09-06T19:28:00Z"/>
        </w:rPr>
      </w:pPr>
      <w:ins w:id="2469"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2470" w:author="Andrija Ilic" w:date="2015-09-06T19:28:00Z"/>
        </w:rPr>
      </w:pPr>
      <w:ins w:id="2471" w:author="Andrija Ilic" w:date="2015-09-06T19:28:00Z">
        <w:r>
          <w:rPr>
            <w:lang w:val="sr-Cyrl-RS"/>
          </w:rPr>
          <w:t xml:space="preserve">Систем </w:t>
        </w:r>
        <w:r w:rsidRPr="007268A5">
          <w:rPr>
            <w:u w:val="single"/>
            <w:lang w:val="sr-Cyrl-RS"/>
          </w:rPr>
          <w:t>приказује</w:t>
        </w:r>
        <w:r>
          <w:rPr>
            <w:lang w:val="sr-Cyrl-RS"/>
          </w:rPr>
          <w:t xml:space="preserve"> </w:t>
        </w:r>
      </w:ins>
      <w:ins w:id="2472" w:author="Andrija Ilic" w:date="2015-09-06T19:29:00Z">
        <w:r>
          <w:rPr>
            <w:lang w:val="sr-Cyrl-RS"/>
          </w:rPr>
          <w:t>активности</w:t>
        </w:r>
      </w:ins>
      <w:ins w:id="2473"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2474" w:author="Andrija Ilic" w:date="2015-09-06T19:28:00Z"/>
          <w:b/>
        </w:rPr>
      </w:pPr>
      <w:ins w:id="2475" w:author="Andrija Ilic" w:date="2015-09-06T19:28:00Z">
        <w:r>
          <w:rPr>
            <w:b/>
          </w:rPr>
          <w:t>Алтернативни сценарио:</w:t>
        </w:r>
      </w:ins>
    </w:p>
    <w:p w14:paraId="159E37F6" w14:textId="4F1E526C" w:rsidR="007911AF" w:rsidDel="00BA1864" w:rsidRDefault="00BA1864" w:rsidP="00BA1864">
      <w:pPr>
        <w:rPr>
          <w:del w:id="2476" w:author="Andrija Ilic" w:date="2015-09-06T19:28:00Z"/>
          <w:b/>
        </w:rPr>
      </w:pPr>
      <w:ins w:id="2477" w:author="Andrija Ilic" w:date="2015-09-06T19:28:00Z">
        <w:r>
          <w:tab/>
        </w:r>
        <w:r>
          <w:rPr>
            <w:lang w:val="sr-Cyrl-RS"/>
          </w:rPr>
          <w:t>3</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2478" w:author="Andrija Ilic" w:date="2015-09-06T19:29:00Z">
        <w:r>
          <w:rPr>
            <w:lang w:val="sr-Cyrl-RS"/>
          </w:rPr>
          <w:t>активности</w:t>
        </w:r>
      </w:ins>
      <w:ins w:id="2479"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2480"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2481" w:author="Andrija Ilic" w:date="2015-09-06T19:28:00Z"/>
        </w:rPr>
      </w:pPr>
      <w:del w:id="2482"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2483" w:author="Andrija Ilic" w:date="2015-09-06T19:28:00Z"/>
        </w:rPr>
      </w:pPr>
      <w:del w:id="2484"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2485" w:author="Andrija Ilic" w:date="2015-09-06T19:28:00Z"/>
        </w:rPr>
      </w:pPr>
      <w:del w:id="2486"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2487" w:author="Andrija Ilic" w:date="2015-09-06T19:28:00Z"/>
        </w:rPr>
      </w:pPr>
      <w:del w:id="2488"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2489" w:author="Andrija Ilic" w:date="2015-09-06T19:28:00Z"/>
          <w:b/>
        </w:rPr>
      </w:pPr>
      <w:del w:id="2490" w:author="Andrija Ilic" w:date="2015-09-06T19:28:00Z">
        <w:r w:rsidDel="00BA1864">
          <w:rPr>
            <w:b/>
          </w:rPr>
          <w:delText>Алтернативни сценарио:</w:delText>
        </w:r>
      </w:del>
    </w:p>
    <w:p w14:paraId="60225F0E" w14:textId="20740B14" w:rsidR="007911AF" w:rsidDel="00BA1864" w:rsidRDefault="007911AF" w:rsidP="00E1026A">
      <w:pPr>
        <w:rPr>
          <w:ins w:id="2491" w:author="Boni" w:date="2014-09-06T23:39:00Z"/>
          <w:del w:id="2492" w:author="Andrija Ilic" w:date="2015-09-06T19:28:00Z"/>
        </w:rPr>
      </w:pPr>
      <w:del w:id="2493"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2494" w:author="Boni" w:date="2014-09-06T23:39:00Z"/>
        </w:rPr>
      </w:pPr>
    </w:p>
    <w:p w14:paraId="67476D20" w14:textId="420F52F9" w:rsidR="00F73A06" w:rsidRPr="00F73A06" w:rsidDel="00BA1864" w:rsidRDefault="00F73A06" w:rsidP="00F73A06">
      <w:pPr>
        <w:rPr>
          <w:ins w:id="2495" w:author="Boni" w:date="2014-09-06T23:39:00Z"/>
          <w:del w:id="2496" w:author="Andrija Ilic" w:date="2015-09-06T19:29:00Z"/>
          <w:b/>
        </w:rPr>
      </w:pPr>
      <w:ins w:id="2497" w:author="Boni" w:date="2014-09-06T23:39:00Z">
        <w:del w:id="2498"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2499" w:author="Boni" w:date="2014-09-06T23:39:00Z"/>
          <w:del w:id="2500" w:author="Andrija Ilic" w:date="2015-09-06T19:29:00Z"/>
        </w:rPr>
      </w:pPr>
      <w:ins w:id="2501" w:author="Boni" w:date="2014-09-06T23:39:00Z">
        <w:del w:id="2502"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2503" w:author="Boni" w:date="2014-09-06T23:39:00Z"/>
          <w:del w:id="2504" w:author="Andrija Ilic" w:date="2015-09-06T19:29:00Z"/>
        </w:rPr>
      </w:pPr>
      <w:ins w:id="2505" w:author="Boni" w:date="2014-09-06T23:39:00Z">
        <w:del w:id="2506"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2507" w:author="Boni" w:date="2014-09-06T23:39:00Z"/>
          <w:del w:id="2508" w:author="Andrija Ilic" w:date="2015-09-06T19:29:00Z"/>
        </w:rPr>
      </w:pPr>
      <w:ins w:id="2509" w:author="Boni" w:date="2014-09-06T23:39:00Z">
        <w:del w:id="2510" w:author="Andrija Ilic" w:date="2015-09-06T19:29:00Z">
          <w:r w:rsidDel="00BA1864">
            <w:rPr>
              <w:b/>
            </w:rPr>
            <w:delText>Предуслов:</w:delText>
          </w:r>
          <w:r w:rsidDel="00BA1864">
            <w:rPr>
              <w:b/>
            </w:rPr>
            <w:br/>
          </w:r>
          <w:r w:rsidDel="00BA1864">
            <w:delText>Систем је укључен</w:delText>
          </w:r>
        </w:del>
      </w:ins>
      <w:ins w:id="2511" w:author="Boni" w:date="2014-09-07T00:15:00Z">
        <w:del w:id="2512"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2513" w:author="Boni" w:date="2014-09-06T23:39:00Z"/>
          <w:del w:id="2514" w:author="Andrija Ilic" w:date="2015-09-06T19:29:00Z"/>
          <w:b/>
        </w:rPr>
      </w:pPr>
      <w:ins w:id="2515" w:author="Boni" w:date="2014-09-06T23:39:00Z">
        <w:del w:id="2516"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2517" w:author="Boni" w:date="2014-09-06T23:39:00Z"/>
          <w:del w:id="2518" w:author="Andrija Ilic" w:date="2015-09-06T19:29:00Z"/>
        </w:rPr>
      </w:pPr>
      <w:ins w:id="2519" w:author="Boni" w:date="2014-09-06T23:39:00Z">
        <w:del w:id="2520" w:author="Andrija Ilic" w:date="2015-09-06T19:29:00Z">
          <w:r w:rsidDel="00BA1864">
            <w:delText xml:space="preserve">Корисник </w:delText>
          </w:r>
        </w:del>
      </w:ins>
      <w:ins w:id="2521" w:author="Boni" w:date="2014-09-06T23:40:00Z">
        <w:del w:id="2522" w:author="Andrija Ilic" w:date="2015-09-06T19:29:00Z">
          <w:r w:rsidDel="00BA1864">
            <w:rPr>
              <w:u w:val="single"/>
            </w:rPr>
            <w:delText>позива систем да га одјави</w:delText>
          </w:r>
        </w:del>
      </w:ins>
      <w:ins w:id="2523" w:author="Boni" w:date="2014-09-06T23:39:00Z">
        <w:del w:id="2524" w:author="Andrija Ilic" w:date="2015-09-06T19:29:00Z">
          <w:r w:rsidDel="00BA1864">
            <w:delText>. (</w:delText>
          </w:r>
        </w:del>
      </w:ins>
      <w:ins w:id="2525" w:author="Boni" w:date="2014-09-06T23:40:00Z">
        <w:del w:id="2526" w:author="Andrija Ilic" w:date="2015-09-06T19:29:00Z">
          <w:r w:rsidDel="00BA1864">
            <w:delText>АПСО</w:delText>
          </w:r>
        </w:del>
      </w:ins>
      <w:ins w:id="2527" w:author="Boni" w:date="2014-09-06T23:39:00Z">
        <w:del w:id="2528"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2529" w:author="Boni" w:date="2014-09-06T23:39:00Z"/>
          <w:del w:id="2530" w:author="Andrija Ilic" w:date="2015-09-06T19:29:00Z"/>
        </w:rPr>
      </w:pPr>
      <w:ins w:id="2531" w:author="Boni" w:date="2014-09-06T23:39:00Z">
        <w:del w:id="2532" w:author="Andrija Ilic" w:date="2015-09-06T19:29:00Z">
          <w:r w:rsidDel="00BA1864">
            <w:delText xml:space="preserve">Систем </w:delText>
          </w:r>
        </w:del>
      </w:ins>
      <w:ins w:id="2533" w:author="Boni" w:date="2014-09-06T23:40:00Z">
        <w:del w:id="2534" w:author="Andrija Ilic" w:date="2015-09-06T19:29:00Z">
          <w:r w:rsidDel="00BA1864">
            <w:rPr>
              <w:u w:val="single"/>
            </w:rPr>
            <w:delText>одјав</w:delText>
          </w:r>
        </w:del>
      </w:ins>
      <w:ins w:id="2535" w:author="Boni" w:date="2014-09-06T23:41:00Z">
        <w:del w:id="2536" w:author="Andrija Ilic" w:date="2015-09-06T19:29:00Z">
          <w:r w:rsidDel="00BA1864">
            <w:rPr>
              <w:u w:val="single"/>
            </w:rPr>
            <w:delText>љује корисника</w:delText>
          </w:r>
        </w:del>
      </w:ins>
      <w:ins w:id="2537" w:author="Boni" w:date="2014-09-06T23:39:00Z">
        <w:del w:id="2538"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2539" w:author="Boni" w:date="2014-09-06T23:39:00Z"/>
          <w:del w:id="2540" w:author="Andrija Ilic" w:date="2015-09-06T19:29:00Z"/>
        </w:rPr>
        <w:pPrChange w:id="2541" w:author="Boni" w:date="2014-09-06T23:41:00Z">
          <w:pPr>
            <w:pStyle w:val="ListParagraph"/>
            <w:ind w:left="1080"/>
          </w:pPr>
        </w:pPrChange>
      </w:pPr>
      <w:ins w:id="2542" w:author="Boni" w:date="2014-09-06T23:39:00Z">
        <w:del w:id="2543"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2544" w:author="Boni" w:date="2014-09-06T23:41:00Z">
        <w:del w:id="2545" w:author="Andrija Ilic" w:date="2015-09-06T19:29:00Z">
          <w:r w:rsidDel="00BA1864">
            <w:delText>успешној одјави</w:delText>
          </w:r>
        </w:del>
      </w:ins>
      <w:ins w:id="2546" w:author="Boni" w:date="2014-09-06T23:39:00Z">
        <w:del w:id="2547" w:author="Andrija Ilic" w:date="2015-09-06T19:29:00Z">
          <w:r w:rsidDel="00BA1864">
            <w:delText>.(ИА)</w:delText>
          </w:r>
        </w:del>
      </w:ins>
      <w:ins w:id="2548" w:author="Boni" w:date="2014-09-06T23:41:00Z">
        <w:del w:id="2549" w:author="Andrija Ilic" w:date="2015-09-06T19:29:00Z">
          <w:r w:rsidDel="00BA1864">
            <w:delText xml:space="preserve"> </w:delText>
          </w:r>
        </w:del>
      </w:ins>
    </w:p>
    <w:p w14:paraId="2A9A3C60" w14:textId="72C0818A" w:rsidR="00F73A06" w:rsidDel="00BA1864" w:rsidRDefault="00F73A06" w:rsidP="00F73A06">
      <w:pPr>
        <w:rPr>
          <w:ins w:id="2550" w:author="Boni" w:date="2014-09-06T23:39:00Z"/>
          <w:del w:id="2551" w:author="Andrija Ilic" w:date="2015-09-06T19:29:00Z"/>
          <w:b/>
        </w:rPr>
      </w:pPr>
      <w:ins w:id="2552" w:author="Boni" w:date="2014-09-06T23:39:00Z">
        <w:del w:id="2553" w:author="Andrija Ilic" w:date="2015-09-06T19:29:00Z">
          <w:r w:rsidDel="00BA1864">
            <w:rPr>
              <w:b/>
            </w:rPr>
            <w:delText>Алтернативни сценарио:</w:delText>
          </w:r>
        </w:del>
      </w:ins>
    </w:p>
    <w:p w14:paraId="7A0AEFB9" w14:textId="2BFA539B" w:rsidR="00F73A06" w:rsidDel="00BA1864" w:rsidRDefault="00F73A06" w:rsidP="00F73A06">
      <w:pPr>
        <w:rPr>
          <w:ins w:id="2554" w:author="Boni" w:date="2014-09-06T23:42:00Z"/>
          <w:del w:id="2555" w:author="Andrija Ilic" w:date="2015-09-06T19:29:00Z"/>
        </w:rPr>
      </w:pPr>
      <w:ins w:id="2556" w:author="Boni" w:date="2014-09-06T23:39:00Z">
        <w:del w:id="2557" w:author="Andrija Ilic" w:date="2015-09-06T19:29:00Z">
          <w:r w:rsidDel="00BA1864">
            <w:rPr>
              <w:b/>
            </w:rPr>
            <w:tab/>
          </w:r>
          <w:r w:rsidDel="00BA1864">
            <w:delText>4.1</w:delText>
          </w:r>
        </w:del>
      </w:ins>
      <w:ins w:id="2558" w:author="Boni" w:date="2014-09-06T23:41:00Z">
        <w:del w:id="2559" w:author="Andrija Ilic" w:date="2015-09-06T19:29:00Z">
          <w:r w:rsidDel="00BA1864">
            <w:delText xml:space="preserve">У случају да систем не може да </w:delText>
          </w:r>
        </w:del>
      </w:ins>
      <w:ins w:id="2560" w:author="Boni" w:date="2014-09-06T23:42:00Z">
        <w:del w:id="2561" w:author="Andrija Ilic" w:date="2015-09-06T19:29:00Z">
          <w:r w:rsidDel="00BA1864">
            <w:delText>одјави корисника приказује се грешка о одјави</w:delText>
          </w:r>
        </w:del>
      </w:ins>
      <w:ins w:id="2562" w:author="Boni" w:date="2014-09-06T23:39:00Z">
        <w:del w:id="2563"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2564" w:author="Boni" w:date="2014-09-06T23:39:00Z"/>
          <w:del w:id="2565" w:author="Andrija Ilic" w:date="2015-09-06T19:29:00Z"/>
        </w:rPr>
      </w:pPr>
    </w:p>
    <w:p w14:paraId="38BB8D22" w14:textId="19C73E79" w:rsidR="00F73A06" w:rsidRPr="00F73A06" w:rsidDel="00BA1864" w:rsidRDefault="00F73A06" w:rsidP="00F73A06">
      <w:pPr>
        <w:rPr>
          <w:ins w:id="2566" w:author="Boni" w:date="2014-09-06T23:43:00Z"/>
          <w:del w:id="2567" w:author="Andrija Ilic" w:date="2015-09-06T19:29:00Z"/>
          <w:b/>
        </w:rPr>
      </w:pPr>
      <w:ins w:id="2568" w:author="Boni" w:date="2014-09-06T23:43:00Z">
        <w:del w:id="2569"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2570" w:author="Boni" w:date="2014-09-06T23:43:00Z"/>
          <w:del w:id="2571" w:author="Andrija Ilic" w:date="2015-09-06T19:29:00Z"/>
        </w:rPr>
      </w:pPr>
      <w:ins w:id="2572" w:author="Boni" w:date="2014-09-06T23:43:00Z">
        <w:del w:id="2573"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2574" w:author="Boni" w:date="2014-09-06T23:43:00Z"/>
          <w:del w:id="2575" w:author="Andrija Ilic" w:date="2015-09-06T19:29:00Z"/>
        </w:rPr>
      </w:pPr>
      <w:ins w:id="2576" w:author="Boni" w:date="2014-09-06T23:43:00Z">
        <w:del w:id="2577"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2578" w:author="Boni" w:date="2014-09-07T00:15:00Z"/>
          <w:del w:id="2579" w:author="Andrija Ilic" w:date="2015-09-06T19:29:00Z"/>
        </w:rPr>
      </w:pPr>
      <w:ins w:id="2580" w:author="Boni" w:date="2014-09-06T23:43:00Z">
        <w:del w:id="2581" w:author="Andrija Ilic" w:date="2015-09-06T19:29:00Z">
          <w:r w:rsidDel="00BA1864">
            <w:rPr>
              <w:b/>
            </w:rPr>
            <w:delText>Предуслов:</w:delText>
          </w:r>
          <w:r w:rsidDel="00BA1864">
            <w:rPr>
              <w:b/>
            </w:rPr>
            <w:br/>
          </w:r>
          <w:r w:rsidDel="00BA1864">
            <w:delText>Систем је укључен</w:delText>
          </w:r>
        </w:del>
      </w:ins>
      <w:ins w:id="2582" w:author="Boni" w:date="2014-09-07T00:15:00Z">
        <w:del w:id="2583"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2584" w:author="Boni" w:date="2014-09-06T23:43:00Z"/>
          <w:del w:id="2585" w:author="Andrija Ilic" w:date="2015-09-06T19:29:00Z"/>
        </w:rPr>
      </w:pPr>
    </w:p>
    <w:p w14:paraId="52B5FBEC" w14:textId="487E1E0A" w:rsidR="00F73A06" w:rsidDel="00BA1864" w:rsidRDefault="00F73A06" w:rsidP="00F73A06">
      <w:pPr>
        <w:rPr>
          <w:ins w:id="2586" w:author="Boni" w:date="2014-09-06T23:43:00Z"/>
          <w:del w:id="2587" w:author="Andrija Ilic" w:date="2015-09-06T19:29:00Z"/>
          <w:b/>
        </w:rPr>
      </w:pPr>
      <w:ins w:id="2588" w:author="Boni" w:date="2014-09-06T23:43:00Z">
        <w:del w:id="2589"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2590" w:author="Boni" w:date="2014-09-06T23:43:00Z"/>
          <w:del w:id="2591" w:author="Andrija Ilic" w:date="2015-09-06T19:29:00Z"/>
        </w:rPr>
      </w:pPr>
      <w:ins w:id="2592" w:author="Boni" w:date="2014-09-06T23:45:00Z">
        <w:del w:id="2593" w:author="Andrija Ilic" w:date="2015-09-06T19:29:00Z">
          <w:r w:rsidDel="00BA1864">
            <w:delText xml:space="preserve">Администратор </w:delText>
          </w:r>
          <w:r w:rsidR="005F3F8E" w:rsidRPr="005F3F8E" w:rsidDel="00BA1864">
            <w:rPr>
              <w:u w:val="single"/>
              <w:rPrChange w:id="2594" w:author="Boni" w:date="2014-09-07T20:55:00Z">
                <w:rPr>
                  <w:color w:val="0000FF" w:themeColor="hyperlink"/>
                  <w:u w:val="single"/>
                </w:rPr>
              </w:rPrChange>
            </w:rPr>
            <w:delText>одабира</w:delText>
          </w:r>
          <w:r w:rsidDel="00BA1864">
            <w:delText xml:space="preserve"> корисника кога жели да обрише</w:delText>
          </w:r>
        </w:del>
      </w:ins>
      <w:ins w:id="2595" w:author="Boni" w:date="2014-09-06T23:43:00Z">
        <w:del w:id="2596" w:author="Andrija Ilic" w:date="2015-09-06T19:29:00Z">
          <w:r w:rsidDel="00BA1864">
            <w:delText>. (АП</w:delText>
          </w:r>
        </w:del>
      </w:ins>
      <w:ins w:id="2597" w:author="Boni" w:date="2014-09-06T23:46:00Z">
        <w:del w:id="2598" w:author="Andrija Ilic" w:date="2015-09-06T19:29:00Z">
          <w:r w:rsidDel="00BA1864">
            <w:delText>У</w:delText>
          </w:r>
        </w:del>
      </w:ins>
      <w:ins w:id="2599" w:author="Boni" w:date="2014-09-06T23:43:00Z">
        <w:del w:id="2600"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2601" w:author="Boni" w:date="2014-09-06T23:46:00Z"/>
          <w:del w:id="2602" w:author="Andrija Ilic" w:date="2015-09-06T19:29:00Z"/>
        </w:rPr>
      </w:pPr>
      <w:ins w:id="2603" w:author="Boni" w:date="2014-09-06T23:45:00Z">
        <w:del w:id="2604" w:author="Andrija Ilic" w:date="2015-09-06T19:29:00Z">
          <w:r w:rsidDel="00BA1864">
            <w:delText>Адм</w:delText>
          </w:r>
        </w:del>
      </w:ins>
      <w:ins w:id="2605" w:author="Boni" w:date="2014-09-06T23:46:00Z">
        <w:del w:id="2606" w:author="Andrija Ilic" w:date="2015-09-06T19:29:00Z">
          <w:r w:rsidDel="00BA1864">
            <w:delText xml:space="preserve">инистратор </w:delText>
          </w:r>
          <w:r w:rsidR="005F3F8E" w:rsidRPr="005F3F8E" w:rsidDel="00BA1864">
            <w:rPr>
              <w:u w:val="single"/>
              <w:rPrChange w:id="2607" w:author="Boni" w:date="2014-09-07T20:55:00Z">
                <w:rPr>
                  <w:color w:val="0000FF" w:themeColor="hyperlink"/>
                  <w:u w:val="single"/>
                </w:rPr>
              </w:rPrChange>
            </w:rPr>
            <w:delText>позива систем</w:delText>
          </w:r>
          <w:r w:rsidDel="00BA1864">
            <w:delText xml:space="preserve"> да обрише корисника</w:delText>
          </w:r>
        </w:del>
      </w:ins>
      <w:ins w:id="2608" w:author="Boni" w:date="2014-09-06T23:43:00Z">
        <w:del w:id="2609" w:author="Andrija Ilic" w:date="2015-09-06T19:29:00Z">
          <w:r w:rsidDel="00BA1864">
            <w:delText>.(</w:delText>
          </w:r>
        </w:del>
      </w:ins>
      <w:ins w:id="2610" w:author="Boni" w:date="2014-09-06T23:46:00Z">
        <w:del w:id="2611" w:author="Andrija Ilic" w:date="2015-09-06T19:29:00Z">
          <w:r w:rsidDel="00BA1864">
            <w:delText>АПСО</w:delText>
          </w:r>
        </w:del>
      </w:ins>
      <w:ins w:id="2612" w:author="Boni" w:date="2014-09-06T23:43:00Z">
        <w:del w:id="2613"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2614" w:author="Boni" w:date="2014-09-06T23:43:00Z"/>
          <w:del w:id="2615" w:author="Andrija Ilic" w:date="2015-09-06T19:29:00Z"/>
        </w:rPr>
      </w:pPr>
      <w:ins w:id="2616" w:author="Boni" w:date="2014-09-06T23:46:00Z">
        <w:del w:id="2617"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2618" w:author="Boni" w:date="2014-09-06T23:43:00Z"/>
          <w:del w:id="2619" w:author="Andrija Ilic" w:date="2015-09-06T19:29:00Z"/>
        </w:rPr>
      </w:pPr>
      <w:ins w:id="2620" w:author="Boni" w:date="2014-09-06T23:43:00Z">
        <w:del w:id="2621"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2622" w:author="Boni" w:date="2014-09-06T23:47:00Z">
        <w:del w:id="2623" w:author="Andrija Ilic" w:date="2015-09-06T19:29:00Z">
          <w:r w:rsidDel="00BA1864">
            <w:delText>м брисању</w:delText>
          </w:r>
        </w:del>
      </w:ins>
      <w:ins w:id="2624" w:author="Boni" w:date="2014-09-06T23:43:00Z">
        <w:del w:id="2625" w:author="Andrija Ilic" w:date="2015-09-06T19:29:00Z">
          <w:r w:rsidDel="00BA1864">
            <w:delText xml:space="preserve">.(ИА) </w:delText>
          </w:r>
        </w:del>
      </w:ins>
    </w:p>
    <w:p w14:paraId="4BE3936C" w14:textId="15C5F46A" w:rsidR="00F73A06" w:rsidDel="00BA1864" w:rsidRDefault="00F73A06" w:rsidP="00F73A06">
      <w:pPr>
        <w:rPr>
          <w:ins w:id="2626" w:author="Boni" w:date="2014-09-06T23:43:00Z"/>
          <w:del w:id="2627" w:author="Andrija Ilic" w:date="2015-09-06T19:29:00Z"/>
          <w:b/>
        </w:rPr>
      </w:pPr>
      <w:ins w:id="2628" w:author="Boni" w:date="2014-09-06T23:43:00Z">
        <w:del w:id="2629" w:author="Andrija Ilic" w:date="2015-09-06T19:29:00Z">
          <w:r w:rsidDel="00BA1864">
            <w:rPr>
              <w:b/>
            </w:rPr>
            <w:delText>Алтернативни сценарио:</w:delText>
          </w:r>
        </w:del>
      </w:ins>
    </w:p>
    <w:p w14:paraId="749B6AAD" w14:textId="05BB09BE" w:rsidR="00F73A06" w:rsidDel="00BA1864" w:rsidRDefault="00F73A06" w:rsidP="00F73A06">
      <w:pPr>
        <w:rPr>
          <w:ins w:id="2630" w:author="Boni" w:date="2014-09-06T23:47:00Z"/>
          <w:del w:id="2631" w:author="Andrija Ilic" w:date="2015-09-06T19:29:00Z"/>
        </w:rPr>
      </w:pPr>
      <w:ins w:id="2632" w:author="Boni" w:date="2014-09-06T23:43:00Z">
        <w:del w:id="2633" w:author="Andrija Ilic" w:date="2015-09-06T19:29:00Z">
          <w:r w:rsidDel="00BA1864">
            <w:rPr>
              <w:b/>
            </w:rPr>
            <w:tab/>
          </w:r>
          <w:r w:rsidDel="00BA1864">
            <w:delText xml:space="preserve">4.1У случају да систем не може да </w:delText>
          </w:r>
        </w:del>
      </w:ins>
      <w:ins w:id="2634" w:author="Boni" w:date="2014-09-06T23:47:00Z">
        <w:del w:id="2635" w:author="Andrija Ilic" w:date="2015-09-06T19:29:00Z">
          <w:r w:rsidDel="00BA1864">
            <w:delText>обрише</w:delText>
          </w:r>
        </w:del>
      </w:ins>
      <w:ins w:id="2636" w:author="Boni" w:date="2014-09-06T23:43:00Z">
        <w:del w:id="2637"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2638" w:author="Boni" w:date="2014-09-06T23:43:00Z"/>
          <w:del w:id="2639" w:author="Andrija Ilic" w:date="2015-09-06T19:29:00Z"/>
        </w:rPr>
      </w:pPr>
    </w:p>
    <w:p w14:paraId="1EFCCAD1" w14:textId="50452F5F" w:rsidR="00F73A06" w:rsidRPr="00F73A06" w:rsidDel="00BA1864" w:rsidRDefault="00F73A06" w:rsidP="00F73A06">
      <w:pPr>
        <w:rPr>
          <w:ins w:id="2640" w:author="Boni" w:date="2014-09-06T23:47:00Z"/>
          <w:del w:id="2641" w:author="Andrija Ilic" w:date="2015-09-06T19:29:00Z"/>
          <w:b/>
        </w:rPr>
      </w:pPr>
      <w:ins w:id="2642" w:author="Boni" w:date="2014-09-06T23:47:00Z">
        <w:del w:id="2643" w:author="Andrija Ilic" w:date="2015-09-06T19:29:00Z">
          <w:r w:rsidDel="00BA1864">
            <w:rPr>
              <w:b/>
            </w:rPr>
            <w:delText xml:space="preserve">Случај коришћења </w:delText>
          </w:r>
        </w:del>
      </w:ins>
      <w:ins w:id="2644" w:author="Boni" w:date="2014-09-06T23:50:00Z">
        <w:del w:id="2645" w:author="Andrija Ilic" w:date="2015-09-06T19:29:00Z">
          <w:r w:rsidR="00C90CF7" w:rsidDel="00BA1864">
            <w:rPr>
              <w:b/>
            </w:rPr>
            <w:delText>8</w:delText>
          </w:r>
        </w:del>
      </w:ins>
      <w:ins w:id="2646" w:author="Boni" w:date="2014-09-06T23:47:00Z">
        <w:del w:id="2647" w:author="Andrija Ilic" w:date="2015-09-06T19:29:00Z">
          <w:r w:rsidRPr="005B6BA2" w:rsidDel="00BA1864">
            <w:rPr>
              <w:b/>
            </w:rPr>
            <w:delText xml:space="preserve">: </w:delText>
          </w:r>
          <w:r w:rsidDel="00BA1864">
            <w:rPr>
              <w:b/>
            </w:rPr>
            <w:delText xml:space="preserve">Брисање </w:delText>
          </w:r>
        </w:del>
      </w:ins>
      <w:ins w:id="2648" w:author="Boni" w:date="2014-09-06T23:48:00Z">
        <w:del w:id="2649" w:author="Andrija Ilic" w:date="2015-09-06T19:29:00Z">
          <w:r w:rsidDel="00BA1864">
            <w:rPr>
              <w:b/>
            </w:rPr>
            <w:delText>рачуна</w:delText>
          </w:r>
        </w:del>
      </w:ins>
    </w:p>
    <w:p w14:paraId="62FD751D" w14:textId="7B065BF1" w:rsidR="00F73A06" w:rsidRPr="00F73A06" w:rsidDel="00BA1864" w:rsidRDefault="00F73A06" w:rsidP="00F73A06">
      <w:pPr>
        <w:rPr>
          <w:ins w:id="2650" w:author="Boni" w:date="2014-09-06T23:47:00Z"/>
          <w:del w:id="2651" w:author="Andrija Ilic" w:date="2015-09-06T19:29:00Z"/>
        </w:rPr>
      </w:pPr>
      <w:ins w:id="2652" w:author="Boni" w:date="2014-09-06T23:47:00Z">
        <w:del w:id="2653" w:author="Andrija Ilic" w:date="2015-09-06T19:29:00Z">
          <w:r w:rsidDel="00BA1864">
            <w:rPr>
              <w:b/>
            </w:rPr>
            <w:delText>Назив СК:</w:delText>
          </w:r>
          <w:r w:rsidDel="00BA1864">
            <w:rPr>
              <w:b/>
            </w:rPr>
            <w:br/>
          </w:r>
          <w:r w:rsidDel="00BA1864">
            <w:delText xml:space="preserve">Брисање </w:delText>
          </w:r>
        </w:del>
      </w:ins>
      <w:ins w:id="2654" w:author="Boni" w:date="2014-09-06T23:48:00Z">
        <w:del w:id="2655" w:author="Andrija Ilic" w:date="2015-09-06T19:29:00Z">
          <w:r w:rsidDel="00BA1864">
            <w:delText>рачуна</w:delText>
          </w:r>
        </w:del>
      </w:ins>
    </w:p>
    <w:p w14:paraId="3082B46D" w14:textId="710C216E" w:rsidR="00F73A06" w:rsidDel="00BA1864" w:rsidRDefault="00F73A06" w:rsidP="00F73A06">
      <w:pPr>
        <w:rPr>
          <w:ins w:id="2656" w:author="Boni" w:date="2014-09-06T23:47:00Z"/>
          <w:del w:id="2657" w:author="Andrija Ilic" w:date="2015-09-06T19:29:00Z"/>
        </w:rPr>
      </w:pPr>
      <w:ins w:id="2658" w:author="Boni" w:date="2014-09-06T23:47:00Z">
        <w:del w:id="2659"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2660" w:author="Boni" w:date="2014-09-07T00:15:00Z"/>
          <w:del w:id="2661" w:author="Andrija Ilic" w:date="2015-09-06T19:29:00Z"/>
        </w:rPr>
      </w:pPr>
      <w:ins w:id="2662" w:author="Boni" w:date="2014-09-06T23:47:00Z">
        <w:del w:id="2663" w:author="Andrija Ilic" w:date="2015-09-06T19:29:00Z">
          <w:r w:rsidDel="00BA1864">
            <w:rPr>
              <w:b/>
            </w:rPr>
            <w:delText>Предуслов:</w:delText>
          </w:r>
          <w:r w:rsidDel="00BA1864">
            <w:rPr>
              <w:b/>
            </w:rPr>
            <w:br/>
          </w:r>
          <w:r w:rsidDel="00BA1864">
            <w:delText>Систем је укључен</w:delText>
          </w:r>
        </w:del>
      </w:ins>
      <w:ins w:id="2664" w:author="Boni" w:date="2014-09-07T00:15:00Z">
        <w:del w:id="2665"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2666" w:author="Boni" w:date="2014-09-06T23:47:00Z"/>
          <w:del w:id="2667" w:author="Andrija Ilic" w:date="2015-09-06T19:29:00Z"/>
        </w:rPr>
      </w:pPr>
    </w:p>
    <w:p w14:paraId="6B2A1F50" w14:textId="228A34A1" w:rsidR="00F73A06" w:rsidDel="00BA1864" w:rsidRDefault="00F73A06" w:rsidP="00F73A06">
      <w:pPr>
        <w:rPr>
          <w:ins w:id="2668" w:author="Boni" w:date="2014-09-06T23:47:00Z"/>
          <w:del w:id="2669" w:author="Andrija Ilic" w:date="2015-09-06T19:29:00Z"/>
          <w:b/>
        </w:rPr>
      </w:pPr>
      <w:ins w:id="2670" w:author="Boni" w:date="2014-09-06T23:47:00Z">
        <w:del w:id="2671"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2672" w:author="Boni" w:date="2014-09-06T23:47:00Z"/>
          <w:del w:id="2673" w:author="Andrija Ilic" w:date="2015-09-06T19:29:00Z"/>
        </w:rPr>
      </w:pPr>
      <w:ins w:id="2674" w:author="Boni" w:date="2014-09-06T23:47:00Z">
        <w:del w:id="2675" w:author="Andrija Ilic" w:date="2015-09-06T19:29:00Z">
          <w:r w:rsidDel="00BA1864">
            <w:delText xml:space="preserve">Администратор </w:delText>
          </w:r>
          <w:r w:rsidR="005F3F8E" w:rsidRPr="005F3F8E" w:rsidDel="00BA1864">
            <w:rPr>
              <w:u w:val="single"/>
              <w:rPrChange w:id="2676" w:author="Boni" w:date="2014-09-07T20:55:00Z">
                <w:rPr>
                  <w:color w:val="0000FF" w:themeColor="hyperlink"/>
                  <w:u w:val="single"/>
                </w:rPr>
              </w:rPrChange>
            </w:rPr>
            <w:delText xml:space="preserve">одабира </w:delText>
          </w:r>
        </w:del>
      </w:ins>
      <w:ins w:id="2677" w:author="Boni" w:date="2014-09-06T23:48:00Z">
        <w:del w:id="2678" w:author="Andrija Ilic" w:date="2015-09-06T19:29:00Z">
          <w:r w:rsidR="005F3F8E" w:rsidRPr="005F3F8E" w:rsidDel="00BA1864">
            <w:rPr>
              <w:u w:val="single"/>
              <w:rPrChange w:id="2679" w:author="Boni" w:date="2014-09-07T20:55:00Z">
                <w:rPr>
                  <w:color w:val="0000FF" w:themeColor="hyperlink"/>
                  <w:u w:val="single"/>
                </w:rPr>
              </w:rPrChange>
            </w:rPr>
            <w:delText>рачун</w:delText>
          </w:r>
        </w:del>
      </w:ins>
      <w:ins w:id="2680" w:author="Boni" w:date="2014-09-06T23:47:00Z">
        <w:del w:id="2681" w:author="Andrija Ilic" w:date="2015-09-06T19:29:00Z">
          <w:r w:rsidDel="00BA1864">
            <w:delText xml:space="preserve"> ко</w:delText>
          </w:r>
        </w:del>
      </w:ins>
      <w:ins w:id="2682" w:author="Boni" w:date="2014-09-06T23:48:00Z">
        <w:del w:id="2683" w:author="Andrija Ilic" w:date="2015-09-06T19:29:00Z">
          <w:r w:rsidDel="00BA1864">
            <w:delText>ји</w:delText>
          </w:r>
        </w:del>
      </w:ins>
      <w:ins w:id="2684" w:author="Boni" w:date="2014-09-06T23:47:00Z">
        <w:del w:id="2685"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2686" w:author="Boni" w:date="2014-09-06T23:47:00Z"/>
          <w:del w:id="2687" w:author="Andrija Ilic" w:date="2015-09-06T19:29:00Z"/>
        </w:rPr>
      </w:pPr>
      <w:ins w:id="2688" w:author="Boni" w:date="2014-09-06T23:47:00Z">
        <w:del w:id="2689" w:author="Andrija Ilic" w:date="2015-09-06T19:29:00Z">
          <w:r w:rsidDel="00BA1864">
            <w:delText xml:space="preserve">Администратор </w:delText>
          </w:r>
          <w:r w:rsidR="005F3F8E" w:rsidRPr="005F3F8E" w:rsidDel="00BA1864">
            <w:rPr>
              <w:u w:val="single"/>
              <w:rPrChange w:id="2690" w:author="Boni" w:date="2014-09-07T20:55:00Z">
                <w:rPr>
                  <w:color w:val="0000FF" w:themeColor="hyperlink"/>
                  <w:u w:val="single"/>
                </w:rPr>
              </w:rPrChange>
            </w:rPr>
            <w:delText>позива систем</w:delText>
          </w:r>
          <w:r w:rsidDel="00BA1864">
            <w:delText xml:space="preserve"> да обрише </w:delText>
          </w:r>
        </w:del>
      </w:ins>
      <w:ins w:id="2691" w:author="Boni" w:date="2014-09-06T23:48:00Z">
        <w:del w:id="2692" w:author="Andrija Ilic" w:date="2015-09-06T19:29:00Z">
          <w:r w:rsidDel="00BA1864">
            <w:delText>рачун</w:delText>
          </w:r>
        </w:del>
      </w:ins>
      <w:ins w:id="2693" w:author="Boni" w:date="2014-09-06T23:47:00Z">
        <w:del w:id="2694"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2695" w:author="Boni" w:date="2014-09-06T23:47:00Z"/>
          <w:del w:id="2696" w:author="Andrija Ilic" w:date="2015-09-06T19:29:00Z"/>
        </w:rPr>
      </w:pPr>
      <w:ins w:id="2697" w:author="Boni" w:date="2014-09-06T23:47:00Z">
        <w:del w:id="2698" w:author="Andrija Ilic" w:date="2015-09-06T19:29:00Z">
          <w:r w:rsidDel="00BA1864">
            <w:delText xml:space="preserve">Систем </w:delText>
          </w:r>
          <w:r w:rsidR="005F3F8E" w:rsidRPr="005F3F8E" w:rsidDel="00BA1864">
            <w:rPr>
              <w:u w:val="single"/>
              <w:rPrChange w:id="2699" w:author="Boni" w:date="2014-09-07T20:55:00Z">
                <w:rPr>
                  <w:color w:val="0000FF" w:themeColor="hyperlink"/>
                  <w:u w:val="single"/>
                </w:rPr>
              </w:rPrChange>
            </w:rPr>
            <w:delText>брише</w:delText>
          </w:r>
          <w:r w:rsidR="0081022B" w:rsidDel="00BA1864">
            <w:delText xml:space="preserve"> селектован</w:delText>
          </w:r>
        </w:del>
      </w:ins>
      <w:ins w:id="2700" w:author="Boni" w:date="2014-09-06T23:48:00Z">
        <w:del w:id="2701" w:author="Andrija Ilic" w:date="2015-09-06T19:29:00Z">
          <w:r w:rsidDel="00BA1864">
            <w:delText>и</w:delText>
          </w:r>
        </w:del>
      </w:ins>
      <w:ins w:id="2702" w:author="Boni" w:date="2014-09-06T23:47:00Z">
        <w:del w:id="2703" w:author="Andrija Ilic" w:date="2015-09-06T19:29:00Z">
          <w:r w:rsidDel="00BA1864">
            <w:delText xml:space="preserve"> </w:delText>
          </w:r>
        </w:del>
      </w:ins>
      <w:ins w:id="2704" w:author="Boni" w:date="2014-09-06T23:48:00Z">
        <w:del w:id="2705" w:author="Andrija Ilic" w:date="2015-09-06T19:29:00Z">
          <w:r w:rsidDel="00BA1864">
            <w:delText>рачун</w:delText>
          </w:r>
        </w:del>
      </w:ins>
      <w:ins w:id="2706" w:author="Boni" w:date="2014-09-06T23:47:00Z">
        <w:del w:id="2707"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2708" w:author="Boni" w:date="2014-09-06T23:47:00Z"/>
          <w:del w:id="2709" w:author="Andrija Ilic" w:date="2015-09-06T19:29:00Z"/>
        </w:rPr>
      </w:pPr>
      <w:ins w:id="2710" w:author="Boni" w:date="2014-09-06T23:47:00Z">
        <w:del w:id="2711"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2712" w:author="Boni" w:date="2014-09-06T23:47:00Z"/>
          <w:del w:id="2713" w:author="Andrija Ilic" w:date="2015-09-06T19:29:00Z"/>
          <w:b/>
        </w:rPr>
      </w:pPr>
      <w:ins w:id="2714" w:author="Boni" w:date="2014-09-06T23:47:00Z">
        <w:del w:id="2715" w:author="Andrija Ilic" w:date="2015-09-06T19:29:00Z">
          <w:r w:rsidDel="00BA1864">
            <w:rPr>
              <w:b/>
            </w:rPr>
            <w:delText>Алтернативни сценарио:</w:delText>
          </w:r>
        </w:del>
      </w:ins>
    </w:p>
    <w:p w14:paraId="15A90CDD" w14:textId="4E361B04" w:rsidR="00F73A06" w:rsidDel="00BA1864" w:rsidRDefault="00F73A06" w:rsidP="00F73A06">
      <w:pPr>
        <w:rPr>
          <w:ins w:id="2716" w:author="Boni" w:date="2014-09-06T23:47:00Z"/>
          <w:del w:id="2717" w:author="Andrija Ilic" w:date="2015-09-06T19:29:00Z"/>
        </w:rPr>
      </w:pPr>
      <w:ins w:id="2718" w:author="Boni" w:date="2014-09-06T23:47:00Z">
        <w:del w:id="2719" w:author="Andrija Ilic" w:date="2015-09-06T19:29:00Z">
          <w:r w:rsidDel="00BA1864">
            <w:rPr>
              <w:b/>
            </w:rPr>
            <w:tab/>
          </w:r>
          <w:r w:rsidDel="00BA1864">
            <w:delText xml:space="preserve">4.1У случају да систем не може да обрише </w:delText>
          </w:r>
        </w:del>
      </w:ins>
      <w:ins w:id="2720" w:author="Boni" w:date="2014-09-06T23:48:00Z">
        <w:del w:id="2721" w:author="Andrija Ilic" w:date="2015-09-06T19:29:00Z">
          <w:r w:rsidDel="00BA1864">
            <w:delText>рачун</w:delText>
          </w:r>
        </w:del>
      </w:ins>
      <w:ins w:id="2722" w:author="Boni" w:date="2014-09-06T23:47:00Z">
        <w:del w:id="2723"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2724" w:author="Boni" w:date="2014-09-06T23:49:00Z"/>
          <w:del w:id="2725" w:author="Andrija Ilic" w:date="2015-09-06T19:29:00Z"/>
          <w:b/>
        </w:rPr>
      </w:pPr>
      <w:ins w:id="2726" w:author="Boni" w:date="2014-09-06T23:49:00Z">
        <w:del w:id="2727" w:author="Andrija Ilic" w:date="2015-09-06T19:29:00Z">
          <w:r w:rsidRPr="005B6BA2" w:rsidDel="00BA1864">
            <w:rPr>
              <w:b/>
            </w:rPr>
            <w:delText xml:space="preserve">Случај коришћења </w:delText>
          </w:r>
        </w:del>
      </w:ins>
      <w:ins w:id="2728" w:author="Boni" w:date="2014-09-06T23:50:00Z">
        <w:del w:id="2729" w:author="Andrija Ilic" w:date="2015-09-06T19:29:00Z">
          <w:r w:rsidDel="00BA1864">
            <w:rPr>
              <w:b/>
            </w:rPr>
            <w:delText>9</w:delText>
          </w:r>
        </w:del>
      </w:ins>
      <w:ins w:id="2730" w:author="Boni" w:date="2014-09-06T23:49:00Z">
        <w:del w:id="2731"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2732" w:author="Boni" w:date="2014-09-06T23:49:00Z"/>
          <w:del w:id="2733" w:author="Andrija Ilic" w:date="2015-09-06T19:29:00Z"/>
        </w:rPr>
      </w:pPr>
      <w:ins w:id="2734" w:author="Boni" w:date="2014-09-06T23:49:00Z">
        <w:del w:id="2735"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2736" w:author="Boni" w:date="2014-09-06T23:49:00Z"/>
          <w:del w:id="2737" w:author="Andrija Ilic" w:date="2015-09-06T19:29:00Z"/>
        </w:rPr>
      </w:pPr>
      <w:ins w:id="2738" w:author="Boni" w:date="2014-09-06T23:49:00Z">
        <w:del w:id="2739"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2740" w:author="Boni" w:date="2014-09-06T23:49:00Z"/>
          <w:del w:id="2741" w:author="Andrija Ilic" w:date="2015-09-06T19:29:00Z"/>
        </w:rPr>
      </w:pPr>
      <w:ins w:id="2742" w:author="Boni" w:date="2014-09-06T23:49:00Z">
        <w:del w:id="2743"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2744" w:author="Boni" w:date="2014-09-06T23:49:00Z"/>
          <w:del w:id="2745" w:author="Andrija Ilic" w:date="2015-09-06T19:29:00Z"/>
          <w:b/>
        </w:rPr>
      </w:pPr>
      <w:ins w:id="2746" w:author="Boni" w:date="2014-09-06T23:49:00Z">
        <w:del w:id="2747"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2748" w:author="Boni" w:date="2014-09-06T23:49:00Z"/>
          <w:del w:id="2749" w:author="Andrija Ilic" w:date="2015-09-06T19:29:00Z"/>
        </w:rPr>
        <w:pPrChange w:id="2750" w:author="Boni" w:date="2014-09-07T00:09:00Z">
          <w:pPr>
            <w:pStyle w:val="ListParagraph"/>
            <w:numPr>
              <w:numId w:val="8"/>
            </w:numPr>
            <w:ind w:left="360" w:hanging="360"/>
          </w:pPr>
        </w:pPrChange>
      </w:pPr>
      <w:ins w:id="2751" w:author="Boni" w:date="2014-09-06T23:49:00Z">
        <w:del w:id="2752"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2753" w:author="Boni" w:date="2014-09-06T23:49:00Z"/>
          <w:del w:id="2754" w:author="Andrija Ilic" w:date="2015-09-06T19:29:00Z"/>
        </w:rPr>
        <w:pPrChange w:id="2755" w:author="Boni" w:date="2014-09-07T00:09:00Z">
          <w:pPr>
            <w:pStyle w:val="ListParagraph"/>
            <w:numPr>
              <w:numId w:val="8"/>
            </w:numPr>
            <w:ind w:left="360" w:hanging="360"/>
          </w:pPr>
        </w:pPrChange>
      </w:pPr>
      <w:ins w:id="2756" w:author="Boni" w:date="2014-09-06T23:49:00Z">
        <w:del w:id="2757"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2758" w:author="Boni" w:date="2014-09-06T23:50:00Z">
        <w:del w:id="2759" w:author="Andrija Ilic" w:date="2015-09-06T19:29:00Z">
          <w:r w:rsidDel="00BA1864">
            <w:delText>кориснике</w:delText>
          </w:r>
        </w:del>
      </w:ins>
      <w:ins w:id="2760" w:author="Boni" w:date="2014-09-06T23:49:00Z">
        <w:del w:id="2761"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2762" w:author="Boni" w:date="2014-09-06T23:49:00Z"/>
          <w:del w:id="2763" w:author="Andrija Ilic" w:date="2015-09-06T19:29:00Z"/>
        </w:rPr>
        <w:pPrChange w:id="2764" w:author="Boni" w:date="2014-09-07T00:09:00Z">
          <w:pPr>
            <w:pStyle w:val="ListParagraph"/>
            <w:numPr>
              <w:numId w:val="8"/>
            </w:numPr>
            <w:ind w:left="360" w:hanging="360"/>
          </w:pPr>
        </w:pPrChange>
      </w:pPr>
      <w:ins w:id="2765" w:author="Boni" w:date="2014-09-06T23:49:00Z">
        <w:del w:id="2766"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2767" w:author="Boni" w:date="2014-09-06T23:50:00Z">
        <w:del w:id="2768" w:author="Andrija Ilic" w:date="2015-09-06T19:29:00Z">
          <w:r w:rsidDel="00BA1864">
            <w:delText>корисника</w:delText>
          </w:r>
        </w:del>
      </w:ins>
      <w:ins w:id="2769" w:author="Boni" w:date="2014-09-06T23:49:00Z">
        <w:del w:id="2770"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2771" w:author="Boni" w:date="2014-09-06T23:49:00Z"/>
          <w:del w:id="2772" w:author="Andrija Ilic" w:date="2015-09-06T19:29:00Z"/>
        </w:rPr>
        <w:pPrChange w:id="2773" w:author="Boni" w:date="2014-09-07T00:09:00Z">
          <w:pPr>
            <w:pStyle w:val="ListParagraph"/>
            <w:numPr>
              <w:numId w:val="8"/>
            </w:numPr>
            <w:ind w:left="360" w:hanging="360"/>
          </w:pPr>
        </w:pPrChange>
      </w:pPr>
      <w:ins w:id="2774" w:author="Boni" w:date="2014-09-06T23:49:00Z">
        <w:del w:id="2775"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2776" w:author="Boni" w:date="2014-09-06T23:50:00Z">
        <w:del w:id="2777" w:author="Andrija Ilic" w:date="2015-09-06T19:29:00Z">
          <w:r w:rsidDel="00BA1864">
            <w:delText>кориснике</w:delText>
          </w:r>
        </w:del>
      </w:ins>
      <w:ins w:id="2778" w:author="Boni" w:date="2014-09-06T23:49:00Z">
        <w:del w:id="2779"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2780" w:author="Boni" w:date="2014-09-06T23:49:00Z"/>
          <w:del w:id="2781" w:author="Andrija Ilic" w:date="2015-09-06T19:29:00Z"/>
          <w:b/>
        </w:rPr>
      </w:pPr>
      <w:ins w:id="2782" w:author="Boni" w:date="2014-09-06T23:49:00Z">
        <w:del w:id="2783" w:author="Andrija Ilic" w:date="2015-09-06T19:29:00Z">
          <w:r w:rsidDel="00BA1864">
            <w:rPr>
              <w:b/>
            </w:rPr>
            <w:delText>Алтернативни сценарио:</w:delText>
          </w:r>
        </w:del>
      </w:ins>
    </w:p>
    <w:p w14:paraId="493245A5" w14:textId="3F284CE8" w:rsidR="00C90CF7" w:rsidDel="00BA1864" w:rsidRDefault="00BF52FA" w:rsidP="00BF52FA">
      <w:pPr>
        <w:rPr>
          <w:ins w:id="2784" w:author="Boni" w:date="2014-09-07T00:07:00Z"/>
          <w:del w:id="2785" w:author="Andrija Ilic" w:date="2015-09-06T19:29:00Z"/>
        </w:rPr>
      </w:pPr>
      <w:ins w:id="2786" w:author="Boni" w:date="2014-09-07T00:09:00Z">
        <w:del w:id="2787" w:author="Andrija Ilic" w:date="2015-09-06T19:29:00Z">
          <w:r w:rsidDel="00BA1864">
            <w:delText xml:space="preserve">        </w:delText>
          </w:r>
        </w:del>
      </w:ins>
      <w:ins w:id="2788" w:author="Boni" w:date="2014-09-06T23:49:00Z">
        <w:del w:id="2789"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2790" w:author="Boni" w:date="2014-09-06T23:50:00Z">
        <w:del w:id="2791" w:author="Andrija Ilic" w:date="2015-09-06T19:29:00Z">
          <w:r w:rsidR="00C90CF7" w:rsidDel="00BA1864">
            <w:delText>и</w:delText>
          </w:r>
        </w:del>
      </w:ins>
      <w:ins w:id="2792" w:author="Boni" w:date="2014-09-06T23:49:00Z">
        <w:del w:id="2793" w:author="Andrija Ilic" w:date="2015-09-06T19:29:00Z">
          <w:r w:rsidR="00C90CF7" w:rsidDel="00BA1864">
            <w:delText xml:space="preserve"> критеријум не постоје </w:delText>
          </w:r>
        </w:del>
      </w:ins>
      <w:ins w:id="2794" w:author="Boni" w:date="2014-09-06T23:50:00Z">
        <w:del w:id="2795" w:author="Andrija Ilic" w:date="2015-09-06T19:29:00Z">
          <w:r w:rsidR="00C90CF7" w:rsidDel="00BA1864">
            <w:delText>корисници</w:delText>
          </w:r>
        </w:del>
      </w:ins>
      <w:ins w:id="2796" w:author="Boni" w:date="2014-09-06T23:49:00Z">
        <w:del w:id="2797"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2798" w:author="Boni" w:date="2014-09-06T23:49:00Z"/>
          <w:del w:id="2799" w:author="Andrija Ilic" w:date="2015-09-06T19:29:00Z"/>
        </w:rPr>
      </w:pPr>
    </w:p>
    <w:p w14:paraId="1DDE0961" w14:textId="189C93CC" w:rsidR="000B02B5" w:rsidRPr="00BF52FA" w:rsidDel="00BA1864" w:rsidRDefault="000B02B5" w:rsidP="000B02B5">
      <w:pPr>
        <w:rPr>
          <w:ins w:id="2800" w:author="Boni" w:date="2014-09-07T00:07:00Z"/>
          <w:del w:id="2801" w:author="Andrija Ilic" w:date="2015-09-06T19:29:00Z"/>
          <w:b/>
        </w:rPr>
      </w:pPr>
      <w:ins w:id="2802" w:author="Boni" w:date="2014-09-07T00:07:00Z">
        <w:del w:id="2803"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2804" w:author="Boni" w:date="2014-09-07T00:08:00Z">
        <w:del w:id="2805"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2806" w:author="Boni" w:date="2014-09-07T00:07:00Z"/>
          <w:del w:id="2807" w:author="Andrija Ilic" w:date="2015-09-06T19:29:00Z"/>
        </w:rPr>
      </w:pPr>
      <w:ins w:id="2808" w:author="Boni" w:date="2014-09-07T00:07:00Z">
        <w:del w:id="2809" w:author="Andrija Ilic" w:date="2015-09-06T19:29:00Z">
          <w:r w:rsidDel="00BA1864">
            <w:rPr>
              <w:b/>
            </w:rPr>
            <w:delText>Назив СК:</w:delText>
          </w:r>
          <w:r w:rsidDel="00BA1864">
            <w:rPr>
              <w:b/>
            </w:rPr>
            <w:br/>
          </w:r>
        </w:del>
      </w:ins>
      <w:ins w:id="2810" w:author="Boni" w:date="2014-09-07T00:08:00Z">
        <w:del w:id="2811"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2812" w:author="Boni" w:date="2014-09-07T00:07:00Z"/>
          <w:del w:id="2813" w:author="Andrija Ilic" w:date="2015-09-06T19:29:00Z"/>
        </w:rPr>
      </w:pPr>
      <w:ins w:id="2814" w:author="Boni" w:date="2014-09-07T00:07:00Z">
        <w:del w:id="2815"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2816" w:author="Boni" w:date="2014-09-07T00:07:00Z"/>
          <w:del w:id="2817" w:author="Andrija Ilic" w:date="2015-09-06T19:29:00Z"/>
        </w:rPr>
      </w:pPr>
      <w:ins w:id="2818" w:author="Boni" w:date="2014-09-07T00:07:00Z">
        <w:del w:id="2819"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2820" w:author="Boni" w:date="2014-09-07T00:07:00Z"/>
          <w:del w:id="2821" w:author="Andrija Ilic" w:date="2015-09-06T19:29:00Z"/>
          <w:b/>
        </w:rPr>
      </w:pPr>
      <w:ins w:id="2822" w:author="Boni" w:date="2014-09-07T00:07:00Z">
        <w:del w:id="2823" w:author="Andrija Ilic" w:date="2015-09-06T19:29:00Z">
          <w:r w:rsidDel="00BA1864">
            <w:rPr>
              <w:b/>
            </w:rPr>
            <w:delText>Основни сценарио СК</w:delText>
          </w:r>
        </w:del>
      </w:ins>
    </w:p>
    <w:p w14:paraId="690538CC" w14:textId="59A51455" w:rsidR="00252993" w:rsidDel="00BA1864" w:rsidRDefault="000B02B5" w:rsidP="00936DBB">
      <w:pPr>
        <w:pStyle w:val="ListParagraph"/>
        <w:numPr>
          <w:ilvl w:val="0"/>
          <w:numId w:val="44"/>
        </w:numPr>
        <w:rPr>
          <w:ins w:id="2824" w:author="Boni" w:date="2014-09-07T00:07:00Z"/>
          <w:del w:id="2825" w:author="Andrija Ilic" w:date="2015-09-06T19:29:00Z"/>
        </w:rPr>
        <w:pPrChange w:id="2826" w:author="Boni" w:date="2014-09-07T00:09:00Z">
          <w:pPr>
            <w:pStyle w:val="ListParagraph"/>
            <w:numPr>
              <w:numId w:val="8"/>
            </w:numPr>
            <w:ind w:left="360" w:hanging="360"/>
          </w:pPr>
        </w:pPrChange>
      </w:pPr>
      <w:ins w:id="2827" w:author="Boni" w:date="2014-09-07T00:07:00Z">
        <w:del w:id="2828" w:author="Andrija Ilic" w:date="2015-09-06T19:29:00Z">
          <w:r w:rsidDel="00BA1864">
            <w:delText xml:space="preserve">Администратор  </w:delText>
          </w:r>
        </w:del>
      </w:ins>
      <w:ins w:id="2829" w:author="Boni" w:date="2014-09-07T00:10:00Z">
        <w:del w:id="2830" w:author="Andrija Ilic" w:date="2015-09-06T19:29:00Z">
          <w:r w:rsidR="001611AF" w:rsidDel="00BA1864">
            <w:rPr>
              <w:u w:val="single"/>
            </w:rPr>
            <w:delText>одабире кориника чије податке жели да измени</w:delText>
          </w:r>
        </w:del>
      </w:ins>
      <w:ins w:id="2831" w:author="Boni" w:date="2014-09-07T00:07:00Z">
        <w:del w:id="2832" w:author="Andrija Ilic" w:date="2015-09-06T19:29:00Z">
          <w:r w:rsidDel="00BA1864">
            <w:delText xml:space="preserve"> (АПУСО)</w:delText>
          </w:r>
        </w:del>
      </w:ins>
    </w:p>
    <w:p w14:paraId="0860D76F" w14:textId="6157D8D3" w:rsidR="00252993" w:rsidDel="00BA1864" w:rsidRDefault="000B02B5" w:rsidP="00936DBB">
      <w:pPr>
        <w:pStyle w:val="ListParagraph"/>
        <w:numPr>
          <w:ilvl w:val="0"/>
          <w:numId w:val="44"/>
        </w:numPr>
        <w:rPr>
          <w:ins w:id="2833" w:author="Boni" w:date="2014-09-07T00:11:00Z"/>
          <w:del w:id="2834" w:author="Andrija Ilic" w:date="2015-09-06T19:29:00Z"/>
        </w:rPr>
        <w:pPrChange w:id="2835" w:author="Boni" w:date="2014-09-07T00:09:00Z">
          <w:pPr>
            <w:pStyle w:val="ListParagraph"/>
            <w:numPr>
              <w:numId w:val="8"/>
            </w:numPr>
            <w:ind w:left="360" w:hanging="360"/>
          </w:pPr>
        </w:pPrChange>
      </w:pPr>
      <w:ins w:id="2836" w:author="Boni" w:date="2014-09-07T00:07:00Z">
        <w:del w:id="2837" w:author="Andrija Ilic" w:date="2015-09-06T19:29:00Z">
          <w:r w:rsidDel="00BA1864">
            <w:delText xml:space="preserve">Администратор </w:delText>
          </w:r>
        </w:del>
      </w:ins>
      <w:ins w:id="2838" w:author="Boni" w:date="2014-09-07T00:10:00Z">
        <w:del w:id="2839" w:author="Andrija Ilic" w:date="2015-09-06T19:29:00Z">
          <w:r w:rsidR="001611AF" w:rsidDel="00BA1864">
            <w:delText xml:space="preserve"> </w:delText>
          </w:r>
          <w:r w:rsidR="005F3F8E" w:rsidRPr="005F3F8E" w:rsidDel="00BA1864">
            <w:rPr>
              <w:u w:val="single"/>
              <w:rPrChange w:id="2840" w:author="Boni" w:date="2014-09-07T20:56:00Z">
                <w:rPr>
                  <w:color w:val="0000FF" w:themeColor="hyperlink"/>
                  <w:u w:val="single"/>
                </w:rPr>
              </w:rPrChange>
            </w:rPr>
            <w:delText>уноси</w:delText>
          </w:r>
          <w:r w:rsidR="001611AF" w:rsidDel="00BA1864">
            <w:delText xml:space="preserve"> нове </w:delText>
          </w:r>
        </w:del>
      </w:ins>
      <w:ins w:id="2841" w:author="Boni" w:date="2014-09-07T00:11:00Z">
        <w:del w:id="2842" w:author="Andrija Ilic" w:date="2015-09-06T19:29:00Z">
          <w:r w:rsidR="001611AF" w:rsidDel="00BA1864">
            <w:delText xml:space="preserve">измењене </w:delText>
          </w:r>
        </w:del>
      </w:ins>
      <w:ins w:id="2843" w:author="Boni" w:date="2014-09-07T00:10:00Z">
        <w:del w:id="2844" w:author="Andrija Ilic" w:date="2015-09-06T19:29:00Z">
          <w:r w:rsidR="001611AF" w:rsidDel="00BA1864">
            <w:delText xml:space="preserve">податке </w:delText>
          </w:r>
        </w:del>
      </w:ins>
      <w:ins w:id="2845" w:author="Boni" w:date="2014-09-07T00:07:00Z">
        <w:del w:id="2846" w:author="Andrija Ilic" w:date="2015-09-06T19:29:00Z">
          <w:r w:rsidDel="00BA1864">
            <w:delText>(АП</w:delText>
          </w:r>
        </w:del>
      </w:ins>
      <w:ins w:id="2847" w:author="Boni" w:date="2014-09-07T00:11:00Z">
        <w:del w:id="2848" w:author="Andrija Ilic" w:date="2015-09-06T19:29:00Z">
          <w:r w:rsidR="001611AF" w:rsidDel="00BA1864">
            <w:delText>У</w:delText>
          </w:r>
        </w:del>
      </w:ins>
      <w:ins w:id="2849" w:author="Boni" w:date="2014-09-07T00:07:00Z">
        <w:del w:id="2850" w:author="Andrija Ilic" w:date="2015-09-06T19:29:00Z">
          <w:r w:rsidDel="00BA1864">
            <w:delText>СО)</w:delText>
          </w:r>
        </w:del>
      </w:ins>
    </w:p>
    <w:p w14:paraId="06357154" w14:textId="5A81AF73" w:rsidR="00252993" w:rsidDel="00BA1864" w:rsidRDefault="001611AF" w:rsidP="00936DBB">
      <w:pPr>
        <w:pStyle w:val="ListParagraph"/>
        <w:numPr>
          <w:ilvl w:val="0"/>
          <w:numId w:val="44"/>
        </w:numPr>
        <w:rPr>
          <w:ins w:id="2851" w:author="Boni" w:date="2014-09-07T00:07:00Z"/>
          <w:del w:id="2852" w:author="Andrija Ilic" w:date="2015-09-06T19:29:00Z"/>
        </w:rPr>
        <w:pPrChange w:id="2853" w:author="Boni" w:date="2014-09-07T00:09:00Z">
          <w:pPr>
            <w:pStyle w:val="ListParagraph"/>
            <w:numPr>
              <w:numId w:val="8"/>
            </w:numPr>
            <w:ind w:left="360" w:hanging="360"/>
          </w:pPr>
        </w:pPrChange>
      </w:pPr>
      <w:ins w:id="2854" w:author="Boni" w:date="2014-09-07T00:11:00Z">
        <w:del w:id="2855" w:author="Andrija Ilic" w:date="2015-09-06T19:29:00Z">
          <w:r w:rsidDel="00BA1864">
            <w:delText xml:space="preserve">Администратор </w:delText>
          </w:r>
          <w:r w:rsidR="005F3F8E" w:rsidRPr="005F3F8E" w:rsidDel="00BA1864">
            <w:rPr>
              <w:u w:val="single"/>
              <w:rPrChange w:id="2856"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rsidP="00936DBB">
      <w:pPr>
        <w:pStyle w:val="ListParagraph"/>
        <w:numPr>
          <w:ilvl w:val="0"/>
          <w:numId w:val="44"/>
        </w:numPr>
        <w:rPr>
          <w:ins w:id="2857" w:author="Boni" w:date="2014-09-07T00:07:00Z"/>
          <w:del w:id="2858" w:author="Andrija Ilic" w:date="2015-09-06T19:29:00Z"/>
        </w:rPr>
        <w:pPrChange w:id="2859" w:author="Boni" w:date="2014-09-07T00:10:00Z">
          <w:pPr>
            <w:pStyle w:val="ListParagraph"/>
            <w:numPr>
              <w:numId w:val="8"/>
            </w:numPr>
            <w:ind w:left="360" w:hanging="360"/>
          </w:pPr>
        </w:pPrChange>
      </w:pPr>
      <w:ins w:id="2860" w:author="Boni" w:date="2014-09-07T00:07:00Z">
        <w:del w:id="2861" w:author="Andrija Ilic" w:date="2015-09-06T19:29:00Z">
          <w:r w:rsidDel="00BA1864">
            <w:delText xml:space="preserve">Систем </w:delText>
          </w:r>
          <w:r w:rsidRPr="00F81F28" w:rsidDel="00BA1864">
            <w:rPr>
              <w:u w:val="single"/>
            </w:rPr>
            <w:delText xml:space="preserve">врши </w:delText>
          </w:r>
        </w:del>
      </w:ins>
      <w:ins w:id="2862" w:author="Boni" w:date="2014-09-07T00:11:00Z">
        <w:del w:id="2863" w:author="Andrija Ilic" w:date="2015-09-06T19:29:00Z">
          <w:r w:rsidR="001611AF" w:rsidDel="00BA1864">
            <w:rPr>
              <w:u w:val="single"/>
            </w:rPr>
            <w:delText>измену података о корисник</w:delText>
          </w:r>
        </w:del>
      </w:ins>
      <w:ins w:id="2864" w:author="Boni" w:date="2014-09-07T00:12:00Z">
        <w:del w:id="2865" w:author="Andrija Ilic" w:date="2015-09-06T19:29:00Z">
          <w:r w:rsidR="001611AF" w:rsidDel="00BA1864">
            <w:rPr>
              <w:u w:val="single"/>
            </w:rPr>
            <w:delText>у</w:delText>
          </w:r>
        </w:del>
      </w:ins>
      <w:ins w:id="2866" w:author="Boni" w:date="2014-09-07T00:07:00Z">
        <w:del w:id="2867" w:author="Andrija Ilic" w:date="2015-09-06T19:29:00Z">
          <w:r w:rsidDel="00BA1864">
            <w:delText>.(СО)</w:delText>
          </w:r>
        </w:del>
      </w:ins>
    </w:p>
    <w:p w14:paraId="57F15C10" w14:textId="3533AE0C" w:rsidR="00252993" w:rsidDel="00BA1864" w:rsidRDefault="000B02B5" w:rsidP="00936DBB">
      <w:pPr>
        <w:pStyle w:val="ListParagraph"/>
        <w:numPr>
          <w:ilvl w:val="0"/>
          <w:numId w:val="44"/>
        </w:numPr>
        <w:rPr>
          <w:ins w:id="2868" w:author="Boni" w:date="2014-09-07T00:07:00Z"/>
          <w:del w:id="2869" w:author="Andrija Ilic" w:date="2015-09-06T19:29:00Z"/>
        </w:rPr>
        <w:pPrChange w:id="2870" w:author="Boni" w:date="2014-09-07T00:10:00Z">
          <w:pPr>
            <w:pStyle w:val="ListParagraph"/>
            <w:numPr>
              <w:numId w:val="8"/>
            </w:numPr>
            <w:ind w:left="360" w:hanging="360"/>
          </w:pPr>
        </w:pPrChange>
      </w:pPr>
      <w:ins w:id="2871" w:author="Boni" w:date="2014-09-07T00:07:00Z">
        <w:del w:id="2872"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2873" w:author="Boni" w:date="2014-09-07T00:12:00Z">
        <w:del w:id="2874" w:author="Andrija Ilic" w:date="2015-09-06T19:29:00Z">
          <w:r w:rsidR="001611AF" w:rsidDel="00BA1864">
            <w:delText>са измењеним подацима</w:delText>
          </w:r>
        </w:del>
      </w:ins>
      <w:ins w:id="2875" w:author="Boni" w:date="2014-09-07T00:07:00Z">
        <w:del w:id="2876" w:author="Andrija Ilic" w:date="2015-09-06T19:29:00Z">
          <w:r w:rsidDel="00BA1864">
            <w:delText>.(ИА)</w:delText>
          </w:r>
        </w:del>
      </w:ins>
    </w:p>
    <w:p w14:paraId="6165C906" w14:textId="1AA8D72F" w:rsidR="000B02B5" w:rsidDel="00BA1864" w:rsidRDefault="000B02B5" w:rsidP="000B02B5">
      <w:pPr>
        <w:rPr>
          <w:ins w:id="2877" w:author="Boni" w:date="2014-09-07T00:07:00Z"/>
          <w:del w:id="2878" w:author="Andrija Ilic" w:date="2015-09-06T19:29:00Z"/>
          <w:b/>
        </w:rPr>
      </w:pPr>
      <w:ins w:id="2879" w:author="Boni" w:date="2014-09-07T00:07:00Z">
        <w:del w:id="2880" w:author="Andrija Ilic" w:date="2015-09-06T19:29:00Z">
          <w:r w:rsidDel="00BA1864">
            <w:rPr>
              <w:b/>
            </w:rPr>
            <w:delText>Алтернативни сценарио:</w:delText>
          </w:r>
        </w:del>
      </w:ins>
    </w:p>
    <w:p w14:paraId="18DDC4A6" w14:textId="2B2E07C5" w:rsidR="000B02B5" w:rsidDel="00BA1864" w:rsidRDefault="000B02B5" w:rsidP="000B02B5">
      <w:pPr>
        <w:rPr>
          <w:ins w:id="2881" w:author="Boni" w:date="2014-09-07T00:07:00Z"/>
          <w:del w:id="2882" w:author="Andrija Ilic" w:date="2015-09-06T19:29:00Z"/>
        </w:rPr>
      </w:pPr>
      <w:ins w:id="2883" w:author="Boni" w:date="2014-09-07T00:07:00Z">
        <w:del w:id="2884"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2885" w:author="Boni" w:date="2014-09-07T00:12:00Z">
        <w:del w:id="2886" w:author="Andrija Ilic" w:date="2015-09-06T19:29:00Z">
          <w:r w:rsidR="001611AF" w:rsidDel="00BA1864">
            <w:delText>о грешци при измени података за корисника</w:delText>
          </w:r>
        </w:del>
      </w:ins>
      <w:ins w:id="2887" w:author="Boni" w:date="2014-09-07T00:07:00Z">
        <w:del w:id="2888" w:author="Andrija Ilic" w:date="2015-09-06T19:29:00Z">
          <w:r w:rsidDel="00BA1864">
            <w:delText>. (ИА) Прекида се извршење.</w:delText>
          </w:r>
        </w:del>
      </w:ins>
    </w:p>
    <w:p w14:paraId="0ECDC323" w14:textId="77777777" w:rsidR="00F73A06" w:rsidRPr="00F73A06" w:rsidRDefault="00F73A06" w:rsidP="00E1026A"/>
    <w:p w14:paraId="06C3DD5A" w14:textId="77777777" w:rsidR="00CE7A92" w:rsidRPr="00CE7A92" w:rsidRDefault="00CE7A92" w:rsidP="00CE7A92"/>
    <w:p w14:paraId="230F6BB0" w14:textId="77777777" w:rsidR="0058462B" w:rsidRDefault="0058462B" w:rsidP="003A0A57">
      <w:pPr>
        <w:pStyle w:val="Heading2"/>
        <w:jc w:val="center"/>
        <w:rPr>
          <w:ins w:id="2889" w:author="Boni" w:date="2014-09-07T21:01:00Z"/>
        </w:rPr>
      </w:pPr>
      <w:bookmarkStart w:id="2890" w:name="_Toc397909071"/>
      <w:r>
        <w:t>3.2 Анализа</w:t>
      </w:r>
      <w:bookmarkEnd w:id="2890"/>
    </w:p>
    <w:p w14:paraId="21A2F5F0" w14:textId="77777777" w:rsidR="00252993" w:rsidRDefault="0081022B">
      <w:pPr>
        <w:pPrChange w:id="2891" w:author="Boni" w:date="2014-09-07T21:01:00Z">
          <w:pPr>
            <w:pStyle w:val="Heading2"/>
            <w:jc w:val="center"/>
          </w:pPr>
        </w:pPrChange>
      </w:pPr>
      <w:ins w:id="2892" w:author="Boni" w:date="2014-09-07T21:01:00Z">
        <w:r>
          <w:t xml:space="preserve">Након </w:t>
        </w:r>
      </w:ins>
      <w:ins w:id="2893"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2894"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2895" w:author="Boni" w:date="2014-09-07T21:04:00Z">
        <w:r w:rsidR="00F6125F">
          <w:t>структура се описује преко концептуалног и релационог модела. [1]</w:t>
        </w:r>
      </w:ins>
    </w:p>
    <w:p w14:paraId="03C1B81B" w14:textId="77777777" w:rsidR="0058462B" w:rsidRPr="00F6125F" w:rsidRDefault="0058462B" w:rsidP="0058462B">
      <w:pPr>
        <w:pStyle w:val="Heading3"/>
      </w:pPr>
      <w:bookmarkStart w:id="2896" w:name="_Toc397909072"/>
      <w:r>
        <w:t>3.2.1 Понашање софтверског система</w:t>
      </w:r>
      <w:ins w:id="2897" w:author="Boni" w:date="2014-09-07T21:04:00Z">
        <w:r w:rsidR="00F6125F">
          <w:t xml:space="preserve"> </w:t>
        </w:r>
      </w:ins>
      <w:ins w:id="2898" w:author="Boni" w:date="2014-09-07T21:05:00Z">
        <w:r w:rsidR="00F6125F">
          <w:t>–</w:t>
        </w:r>
      </w:ins>
      <w:ins w:id="2899" w:author="Boni" w:date="2014-09-07T21:04:00Z">
        <w:r w:rsidR="00F6125F">
          <w:t xml:space="preserve"> д</w:t>
        </w:r>
      </w:ins>
      <w:ins w:id="2900" w:author="Boni" w:date="2014-09-07T21:05:00Z">
        <w:r w:rsidR="00F6125F">
          <w:t>ијаграми секвенци случајева коришћења</w:t>
        </w:r>
      </w:ins>
      <w:bookmarkEnd w:id="2896"/>
    </w:p>
    <w:p w14:paraId="39C094F6" w14:textId="77777777" w:rsidR="00FD289F" w:rsidRDefault="00FD289F" w:rsidP="00FD289F"/>
    <w:p w14:paraId="2C1F8134" w14:textId="77777777" w:rsidR="00FD289F" w:rsidRPr="00FD289F" w:rsidDel="00F6125F" w:rsidRDefault="00FD289F" w:rsidP="00FD289F">
      <w:pPr>
        <w:jc w:val="both"/>
        <w:rPr>
          <w:del w:id="2901" w:author="Boni" w:date="2014-09-07T21:04:00Z"/>
          <w:szCs w:val="24"/>
        </w:rPr>
      </w:pPr>
      <w:del w:id="2902" w:author="Boni" w:date="2014-09-07T21:04:00Z">
        <w:r w:rsidRPr="00FD289F" w:rsidDel="00F6125F">
          <w:rPr>
            <w:szCs w:val="24"/>
          </w:rPr>
          <w:delText xml:space="preserve">У фази анализе </w:delText>
        </w:r>
        <w:r w:rsidDel="00F6125F">
          <w:rPr>
            <w:szCs w:val="24"/>
          </w:rPr>
          <w:delText>о</w:delText>
        </w:r>
        <w:r w:rsidRPr="00FD289F" w:rsidDel="00F6125F">
          <w:rPr>
            <w:szCs w:val="24"/>
          </w:rPr>
          <w:delText>писује се л</w:delText>
        </w:r>
        <w:r w:rsidDel="00F6125F">
          <w:rPr>
            <w:szCs w:val="24"/>
          </w:rPr>
          <w:delText>о</w:delText>
        </w:r>
        <w:r w:rsidRPr="00FD289F" w:rsidDel="00F6125F">
          <w:rPr>
            <w:szCs w:val="24"/>
          </w:rPr>
          <w:delText>гичка структура и п</w:delText>
        </w:r>
        <w:r w:rsidDel="00F6125F">
          <w:rPr>
            <w:szCs w:val="24"/>
          </w:rPr>
          <w:delText>о</w:delText>
        </w:r>
        <w:r w:rsidRPr="00FD289F" w:rsidDel="00F6125F">
          <w:rPr>
            <w:szCs w:val="24"/>
          </w:rPr>
          <w:delText>наша</w:delText>
        </w:r>
        <w:r w:rsidDel="00F6125F">
          <w:rPr>
            <w:szCs w:val="24"/>
          </w:rPr>
          <w:delText>њ</w:delText>
        </w:r>
        <w:r w:rsidRPr="00FD289F" w:rsidDel="00F6125F">
          <w:rPr>
            <w:szCs w:val="24"/>
          </w:rPr>
          <w:delText>е с</w:delText>
        </w:r>
        <w:r w:rsidDel="00F6125F">
          <w:rPr>
            <w:szCs w:val="24"/>
          </w:rPr>
          <w:delText>о</w:delText>
        </w:r>
        <w:r w:rsidRPr="00FD289F" w:rsidDel="00F6125F">
          <w:rPr>
            <w:szCs w:val="24"/>
          </w:rPr>
          <w:delText>фтверск</w:delText>
        </w:r>
        <w:r w:rsidDel="00F6125F">
          <w:rPr>
            <w:szCs w:val="24"/>
          </w:rPr>
          <w:delText>о</w:delText>
        </w:r>
        <w:r w:rsidRPr="00FD289F" w:rsidDel="00F6125F">
          <w:rPr>
            <w:szCs w:val="24"/>
          </w:rPr>
          <w:delText>г система (п</w:delText>
        </w:r>
        <w:r w:rsidDel="00F6125F">
          <w:rPr>
            <w:szCs w:val="24"/>
          </w:rPr>
          <w:delText>о</w:delText>
        </w:r>
        <w:r w:rsidRPr="00FD289F" w:rsidDel="00F6125F">
          <w:rPr>
            <w:szCs w:val="24"/>
          </w:rPr>
          <w:delText>сл</w:delText>
        </w:r>
        <w:r w:rsidDel="00F6125F">
          <w:rPr>
            <w:szCs w:val="24"/>
          </w:rPr>
          <w:delText>о</w:delText>
        </w:r>
        <w:r w:rsidRPr="00FD289F" w:rsidDel="00F6125F">
          <w:rPr>
            <w:szCs w:val="24"/>
          </w:rPr>
          <w:delText>вна л</w:delText>
        </w:r>
        <w:r w:rsidDel="00F6125F">
          <w:rPr>
            <w:szCs w:val="24"/>
          </w:rPr>
          <w:delText>о</w:delText>
        </w:r>
        <w:r w:rsidRPr="00FD289F" w:rsidDel="00F6125F">
          <w:rPr>
            <w:szCs w:val="24"/>
          </w:rPr>
          <w:delText>гика с</w:delText>
        </w:r>
        <w:r w:rsidDel="00F6125F">
          <w:rPr>
            <w:szCs w:val="24"/>
          </w:rPr>
          <w:delText>о</w:delText>
        </w:r>
        <w:r w:rsidRPr="00FD289F" w:rsidDel="00F6125F">
          <w:rPr>
            <w:szCs w:val="24"/>
          </w:rPr>
          <w:delText>фтверск</w:delText>
        </w:r>
        <w:r w:rsidDel="00F6125F">
          <w:rPr>
            <w:szCs w:val="24"/>
          </w:rPr>
          <w:delText>о</w:delText>
        </w:r>
        <w:r w:rsidRPr="00FD289F" w:rsidDel="00F6125F">
          <w:rPr>
            <w:szCs w:val="24"/>
          </w:rPr>
          <w:delText>г система). П</w:delText>
        </w:r>
        <w:r w:rsidDel="00F6125F">
          <w:rPr>
            <w:szCs w:val="24"/>
          </w:rPr>
          <w:delText>о</w:delText>
        </w:r>
        <w:r w:rsidRPr="00FD289F" w:rsidDel="00F6125F">
          <w:rPr>
            <w:szCs w:val="24"/>
          </w:rPr>
          <w:delText>наша</w:delText>
        </w:r>
        <w:r w:rsidDel="00F6125F">
          <w:rPr>
            <w:szCs w:val="24"/>
          </w:rPr>
          <w:delText>њ</w:delText>
        </w:r>
        <w:r w:rsidRPr="00FD289F" w:rsidDel="00F6125F">
          <w:rPr>
            <w:szCs w:val="24"/>
          </w:rPr>
          <w:delText>е с</w:delText>
        </w:r>
        <w:r w:rsidDel="00F6125F">
          <w:rPr>
            <w:szCs w:val="24"/>
          </w:rPr>
          <w:delText>о</w:delText>
        </w:r>
        <w:r w:rsidRPr="00FD289F" w:rsidDel="00F6125F">
          <w:rPr>
            <w:szCs w:val="24"/>
          </w:rPr>
          <w:delText>фтверск</w:delText>
        </w:r>
        <w:r w:rsidDel="00F6125F">
          <w:rPr>
            <w:szCs w:val="24"/>
          </w:rPr>
          <w:delText>о</w:delText>
        </w:r>
        <w:r w:rsidRPr="00FD289F" w:rsidDel="00F6125F">
          <w:rPr>
            <w:szCs w:val="24"/>
          </w:rPr>
          <w:delText xml:space="preserve">г система </w:delText>
        </w:r>
        <w:r w:rsidDel="00F6125F">
          <w:rPr>
            <w:szCs w:val="24"/>
          </w:rPr>
          <w:delText>о</w:delText>
        </w:r>
        <w:r w:rsidRPr="00FD289F" w:rsidDel="00F6125F">
          <w:rPr>
            <w:szCs w:val="24"/>
          </w:rPr>
          <w:delText>писујем</w:delText>
        </w:r>
        <w:r w:rsidDel="00F6125F">
          <w:rPr>
            <w:szCs w:val="24"/>
          </w:rPr>
          <w:delText>о</w:delText>
        </w:r>
        <w:r w:rsidRPr="00FD289F" w:rsidDel="00F6125F">
          <w:rPr>
            <w:szCs w:val="24"/>
          </w:rPr>
          <w:delText xml:space="preserve"> п</w:delText>
        </w:r>
        <w:r w:rsidDel="00F6125F">
          <w:rPr>
            <w:szCs w:val="24"/>
          </w:rPr>
          <w:delText>о</w:delText>
        </w:r>
        <w:r w:rsidRPr="00FD289F" w:rsidDel="00F6125F">
          <w:rPr>
            <w:szCs w:val="24"/>
          </w:rPr>
          <w:delText>м</w:delText>
        </w:r>
        <w:r w:rsidDel="00F6125F">
          <w:rPr>
            <w:szCs w:val="24"/>
          </w:rPr>
          <w:delText>о</w:delText>
        </w:r>
        <w:r w:rsidRPr="00FD289F" w:rsidDel="00F6125F">
          <w:rPr>
            <w:szCs w:val="24"/>
          </w:rPr>
          <w:delText>ћу системских дијаграма секвенци, к</w:delText>
        </w:r>
        <w:r w:rsidDel="00F6125F">
          <w:rPr>
            <w:szCs w:val="24"/>
          </w:rPr>
          <w:delText>о</w:delText>
        </w:r>
        <w:r w:rsidRPr="00FD289F" w:rsidDel="00F6125F">
          <w:rPr>
            <w:szCs w:val="24"/>
          </w:rPr>
          <w:delText>ји се праве за сваки СК, и п</w:delText>
        </w:r>
        <w:r w:rsidDel="00F6125F">
          <w:rPr>
            <w:szCs w:val="24"/>
          </w:rPr>
          <w:delText>о</w:delText>
        </w:r>
        <w:r w:rsidRPr="00FD289F" w:rsidDel="00F6125F">
          <w:rPr>
            <w:szCs w:val="24"/>
          </w:rPr>
          <w:delText>м</w:delText>
        </w:r>
        <w:r w:rsidDel="00F6125F">
          <w:rPr>
            <w:szCs w:val="24"/>
          </w:rPr>
          <w:delText>о</w:delText>
        </w:r>
        <w:r w:rsidRPr="00FD289F" w:rsidDel="00F6125F">
          <w:rPr>
            <w:szCs w:val="24"/>
          </w:rPr>
          <w:delText>ћу уг</w:delText>
        </w:r>
        <w:r w:rsidDel="00F6125F">
          <w:rPr>
            <w:szCs w:val="24"/>
          </w:rPr>
          <w:delText>о</w:delText>
        </w:r>
        <w:r w:rsidRPr="00FD289F" w:rsidDel="00F6125F">
          <w:rPr>
            <w:szCs w:val="24"/>
          </w:rPr>
          <w:delText>в</w:delText>
        </w:r>
        <w:r w:rsidDel="00F6125F">
          <w:rPr>
            <w:szCs w:val="24"/>
          </w:rPr>
          <w:delText>о</w:delText>
        </w:r>
        <w:r w:rsidRPr="00FD289F" w:rsidDel="00F6125F">
          <w:rPr>
            <w:szCs w:val="24"/>
          </w:rPr>
          <w:delText xml:space="preserve">ра </w:delText>
        </w:r>
        <w:r w:rsidDel="00F6125F">
          <w:rPr>
            <w:szCs w:val="24"/>
          </w:rPr>
          <w:delText>о</w:delText>
        </w:r>
        <w:r w:rsidRPr="00FD289F" w:rsidDel="00F6125F">
          <w:rPr>
            <w:szCs w:val="24"/>
          </w:rPr>
          <w:delText xml:space="preserve"> системским </w:delText>
        </w:r>
        <w:r w:rsidDel="00F6125F">
          <w:rPr>
            <w:szCs w:val="24"/>
          </w:rPr>
          <w:delText>о</w:delText>
        </w:r>
        <w:r w:rsidRPr="00FD289F" w:rsidDel="00F6125F">
          <w:rPr>
            <w:szCs w:val="24"/>
          </w:rPr>
          <w:delText>перацијама, к</w:delText>
        </w:r>
        <w:r w:rsidDel="00F6125F">
          <w:rPr>
            <w:szCs w:val="24"/>
          </w:rPr>
          <w:delText>о</w:delText>
        </w:r>
        <w:r w:rsidRPr="00FD289F" w:rsidDel="00F6125F">
          <w:rPr>
            <w:szCs w:val="24"/>
          </w:rPr>
          <w:delText>је се д</w:delText>
        </w:r>
        <w:r w:rsidDel="00F6125F">
          <w:rPr>
            <w:szCs w:val="24"/>
          </w:rPr>
          <w:delText>о</w:delText>
        </w:r>
        <w:r w:rsidRPr="00FD289F" w:rsidDel="00F6125F">
          <w:rPr>
            <w:szCs w:val="24"/>
          </w:rPr>
          <w:delText xml:space="preserve">бијају на </w:delText>
        </w:r>
        <w:r w:rsidDel="00F6125F">
          <w:rPr>
            <w:szCs w:val="24"/>
          </w:rPr>
          <w:delText>о</w:delText>
        </w:r>
        <w:r w:rsidRPr="00FD289F" w:rsidDel="00F6125F">
          <w:rPr>
            <w:szCs w:val="24"/>
          </w:rPr>
          <w:delText>сн</w:delText>
        </w:r>
        <w:r w:rsidDel="00F6125F">
          <w:rPr>
            <w:szCs w:val="24"/>
          </w:rPr>
          <w:delText>о</w:delText>
        </w:r>
        <w:r w:rsidRPr="00FD289F" w:rsidDel="00F6125F">
          <w:rPr>
            <w:szCs w:val="24"/>
          </w:rPr>
          <w:delText>ву системских дијаграма секвенци. Структура с</w:delText>
        </w:r>
        <w:r w:rsidDel="00F6125F">
          <w:rPr>
            <w:szCs w:val="24"/>
          </w:rPr>
          <w:delText>о</w:delText>
        </w:r>
        <w:r w:rsidRPr="00FD289F" w:rsidDel="00F6125F">
          <w:rPr>
            <w:szCs w:val="24"/>
          </w:rPr>
          <w:delText>фтверск</w:delText>
        </w:r>
        <w:r w:rsidDel="00F6125F">
          <w:rPr>
            <w:szCs w:val="24"/>
          </w:rPr>
          <w:delText>о</w:delText>
        </w:r>
        <w:r w:rsidRPr="00FD289F" w:rsidDel="00F6125F">
          <w:rPr>
            <w:szCs w:val="24"/>
          </w:rPr>
          <w:delText xml:space="preserve">г система је </w:delText>
        </w:r>
        <w:r w:rsidDel="00F6125F">
          <w:rPr>
            <w:szCs w:val="24"/>
          </w:rPr>
          <w:delText>о</w:delText>
        </w:r>
        <w:r w:rsidRPr="00FD289F" w:rsidDel="00F6125F">
          <w:rPr>
            <w:szCs w:val="24"/>
          </w:rPr>
          <w:delText>писана п</w:delText>
        </w:r>
        <w:r w:rsidDel="00F6125F">
          <w:rPr>
            <w:szCs w:val="24"/>
          </w:rPr>
          <w:delText>о</w:delText>
        </w:r>
        <w:r w:rsidRPr="00FD289F" w:rsidDel="00F6125F">
          <w:rPr>
            <w:szCs w:val="24"/>
          </w:rPr>
          <w:delText>мпћу к</w:delText>
        </w:r>
        <w:r w:rsidDel="00F6125F">
          <w:rPr>
            <w:szCs w:val="24"/>
          </w:rPr>
          <w:delText>о</w:delText>
        </w:r>
        <w:r w:rsidRPr="00FD289F" w:rsidDel="00F6125F">
          <w:rPr>
            <w:szCs w:val="24"/>
          </w:rPr>
          <w:delText>нцептуалн</w:delText>
        </w:r>
        <w:r w:rsidDel="00F6125F">
          <w:rPr>
            <w:szCs w:val="24"/>
          </w:rPr>
          <w:delText>о</w:delText>
        </w:r>
        <w:r w:rsidRPr="00FD289F" w:rsidDel="00F6125F">
          <w:rPr>
            <w:szCs w:val="24"/>
          </w:rPr>
          <w:delText>г м</w:delText>
        </w:r>
        <w:r w:rsidDel="00F6125F">
          <w:rPr>
            <w:szCs w:val="24"/>
          </w:rPr>
          <w:delText>о</w:delText>
        </w:r>
        <w:r w:rsidRPr="00FD289F" w:rsidDel="00F6125F">
          <w:rPr>
            <w:szCs w:val="24"/>
          </w:rPr>
          <w:delText>дела.</w:delText>
        </w:r>
        <w:r w:rsidDel="00F6125F">
          <w:rPr>
            <w:szCs w:val="24"/>
          </w:rPr>
          <w:delText>[1]</w:delText>
        </w:r>
      </w:del>
    </w:p>
    <w:p w14:paraId="4FAC6794" w14:textId="77777777" w:rsidR="0058462B" w:rsidDel="00F6125F" w:rsidRDefault="0058462B" w:rsidP="0058462B">
      <w:pPr>
        <w:pStyle w:val="Heading4"/>
        <w:rPr>
          <w:del w:id="2903" w:author="Boni" w:date="2014-09-07T21:04:00Z"/>
        </w:rPr>
      </w:pPr>
      <w:del w:id="2904" w:author="Boni" w:date="2014-09-07T21:04:00Z">
        <w:r w:rsidDel="00F6125F">
          <w:delText>3.2.1.1Системски дијаграми секвенци</w:delText>
        </w:r>
      </w:del>
    </w:p>
    <w:p w14:paraId="240E81BE" w14:textId="77777777" w:rsidR="003B30B1" w:rsidRPr="003B30B1" w:rsidRDefault="003B30B1" w:rsidP="003B30B1"/>
    <w:p w14:paraId="5B941BDB" w14:textId="307D7FA1" w:rsidR="003A0A57" w:rsidRPr="003B30B1" w:rsidDel="006207E5" w:rsidRDefault="003A0A57" w:rsidP="003A0A57">
      <w:pPr>
        <w:rPr>
          <w:del w:id="2905" w:author="Andrija Ilic" w:date="2015-09-06T19:30:00Z"/>
          <w:b/>
        </w:rPr>
      </w:pPr>
      <w:del w:id="2906" w:author="Andrija Ilic" w:date="2015-09-06T19:30:00Z">
        <w:r w:rsidRPr="003B30B1" w:rsidDel="006207E5">
          <w:rPr>
            <w:b/>
          </w:rPr>
          <w:delText>ДС1: Дијаграм секвенци за случај коришћења:</w:delText>
        </w:r>
        <w:r w:rsidR="003B30B1" w:rsidDel="006207E5">
          <w:rPr>
            <w:b/>
          </w:rPr>
          <w:delText xml:space="preserve"> Аутентикација корисника</w:delText>
        </w:r>
        <w:r w:rsidRPr="003B30B1" w:rsidDel="006207E5">
          <w:rPr>
            <w:b/>
          </w:rPr>
          <w:tab/>
        </w:r>
      </w:del>
    </w:p>
    <w:p w14:paraId="5BFD857C" w14:textId="599605B9" w:rsidR="003B30B1" w:rsidDel="006207E5" w:rsidRDefault="003B30B1" w:rsidP="003B30B1">
      <w:pPr>
        <w:rPr>
          <w:del w:id="2907" w:author="Andrija Ilic" w:date="2015-09-06T19:30:00Z"/>
          <w:b/>
        </w:rPr>
      </w:pPr>
      <w:del w:id="2908" w:author="Andrija Ilic" w:date="2015-09-06T19:30:00Z">
        <w:r w:rsidDel="006207E5">
          <w:rPr>
            <w:b/>
          </w:rPr>
          <w:delText>Основни сценарио СК</w:delText>
        </w:r>
      </w:del>
    </w:p>
    <w:p w14:paraId="27F6D997" w14:textId="6A5ABE84" w:rsidR="003B30B1" w:rsidDel="006207E5" w:rsidRDefault="003B30B1" w:rsidP="003B30B1">
      <w:pPr>
        <w:pStyle w:val="ListParagraph"/>
        <w:numPr>
          <w:ilvl w:val="0"/>
          <w:numId w:val="10"/>
        </w:numPr>
        <w:ind w:left="720"/>
        <w:rPr>
          <w:del w:id="2909" w:author="Andrija Ilic" w:date="2015-09-06T19:30:00Z"/>
        </w:rPr>
      </w:pPr>
      <w:del w:id="2910" w:author="Andrija Ilic" w:date="2015-09-06T19:30:00Z">
        <w:r w:rsidDel="006207E5">
          <w:delText xml:space="preserve">Систем </w:delText>
        </w:r>
        <w:r w:rsidRPr="00A10AA6" w:rsidDel="006207E5">
          <w:rPr>
            <w:u w:val="single"/>
          </w:rPr>
          <w:delText>врши проверу</w:delText>
        </w:r>
        <w:r w:rsidDel="006207E5">
          <w:delText xml:space="preserve"> корисника.(СО)</w:delText>
        </w:r>
      </w:del>
    </w:p>
    <w:p w14:paraId="44062CC7" w14:textId="24045534" w:rsidR="003B30B1" w:rsidDel="006207E5" w:rsidRDefault="003B30B1" w:rsidP="003B30B1">
      <w:pPr>
        <w:pStyle w:val="ListParagraph"/>
        <w:numPr>
          <w:ilvl w:val="0"/>
          <w:numId w:val="10"/>
        </w:numPr>
        <w:ind w:left="720"/>
        <w:rPr>
          <w:del w:id="2911" w:author="Andrija Ilic" w:date="2015-09-06T19:30:00Z"/>
        </w:rPr>
      </w:pPr>
      <w:del w:id="2912" w:author="Andrija Ilic" w:date="2015-09-06T19:30: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 </w:delText>
        </w:r>
      </w:del>
    </w:p>
    <w:p w14:paraId="3BF0AD9A" w14:textId="55456942" w:rsidR="003B30B1" w:rsidDel="006207E5" w:rsidRDefault="003B30B1" w:rsidP="003B30B1">
      <w:pPr>
        <w:pStyle w:val="ListParagraph"/>
        <w:rPr>
          <w:del w:id="2913" w:author="Andrija Ilic" w:date="2015-09-06T19:30:00Z"/>
        </w:rPr>
      </w:pPr>
    </w:p>
    <w:p w14:paraId="1B40C896" w14:textId="5A256D3F" w:rsidR="003B30B1" w:rsidDel="006207E5" w:rsidRDefault="003B30B1" w:rsidP="003B30B1">
      <w:pPr>
        <w:pStyle w:val="ListParagraph"/>
        <w:rPr>
          <w:del w:id="2914" w:author="Andrija Ilic" w:date="2015-09-06T19:30:00Z"/>
        </w:rPr>
      </w:pPr>
      <w:del w:id="2915" w:author="Andrija Ilic" w:date="2015-09-06T19:30:00Z">
        <w:r w:rsidDel="006207E5">
          <w:rPr>
            <w:noProof/>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23" cstate="print"/>
                      <a:stretch>
                        <a:fillRect/>
                      </a:stretch>
                    </pic:blipFill>
                    <pic:spPr>
                      <a:xfrm>
                        <a:off x="0" y="0"/>
                        <a:ext cx="2584988" cy="1572850"/>
                      </a:xfrm>
                      <a:prstGeom prst="rect">
                        <a:avLst/>
                      </a:prstGeom>
                    </pic:spPr>
                  </pic:pic>
                </a:graphicData>
              </a:graphic>
            </wp:inline>
          </w:drawing>
        </w:r>
      </w:del>
    </w:p>
    <w:p w14:paraId="1F5BDB97" w14:textId="1315C4BD" w:rsidR="00FD289F" w:rsidRPr="00F6125F" w:rsidDel="006207E5" w:rsidRDefault="00F6125F" w:rsidP="003B30B1">
      <w:pPr>
        <w:pStyle w:val="ListParagraph"/>
        <w:rPr>
          <w:del w:id="2916" w:author="Andrija Ilic" w:date="2015-09-06T19:30:00Z"/>
        </w:rPr>
      </w:pPr>
      <w:ins w:id="2917" w:author="Boni" w:date="2014-09-07T21:08:00Z">
        <w:del w:id="2918" w:author="Andrija Ilic" w:date="2015-09-06T19:30:00Z">
          <w:r w:rsidDel="006207E5">
            <w:delText>Дијаграм 3. Случај коришћења: А</w:delText>
          </w:r>
        </w:del>
      </w:ins>
      <w:ins w:id="2919" w:author="Boni" w:date="2014-09-07T21:09:00Z">
        <w:del w:id="2920" w:author="Andrija Ilic" w:date="2015-09-06T19:30:00Z">
          <w:r w:rsidDel="006207E5">
            <w:delText>утентикација корисника</w:delText>
          </w:r>
        </w:del>
      </w:ins>
    </w:p>
    <w:p w14:paraId="2203F311" w14:textId="452935F1" w:rsidR="00F90BCA" w:rsidDel="006207E5" w:rsidRDefault="00F90BCA" w:rsidP="003B30B1">
      <w:pPr>
        <w:pStyle w:val="ListParagraph"/>
        <w:rPr>
          <w:del w:id="2921" w:author="Andrija Ilic" w:date="2015-09-06T19:30:00Z"/>
        </w:rPr>
      </w:pPr>
    </w:p>
    <w:p w14:paraId="0C90AA65" w14:textId="590729A1" w:rsidR="00F90BCA" w:rsidRPr="00F90BCA" w:rsidDel="006207E5" w:rsidRDefault="00F90BCA" w:rsidP="003B30B1">
      <w:pPr>
        <w:pStyle w:val="ListParagraph"/>
        <w:rPr>
          <w:del w:id="2922" w:author="Andrija Ilic" w:date="2015-09-06T19:30:00Z"/>
        </w:rPr>
      </w:pPr>
    </w:p>
    <w:p w14:paraId="24E5A8A7" w14:textId="3B8E2AEE" w:rsidR="003B30B1" w:rsidDel="006207E5" w:rsidRDefault="003B30B1" w:rsidP="003B30B1">
      <w:pPr>
        <w:rPr>
          <w:del w:id="2923" w:author="Andrija Ilic" w:date="2015-09-06T19:30:00Z"/>
          <w:b/>
        </w:rPr>
      </w:pPr>
      <w:del w:id="2924" w:author="Andrija Ilic" w:date="2015-09-06T19:30:00Z">
        <w:r w:rsidDel="006207E5">
          <w:rPr>
            <w:b/>
          </w:rPr>
          <w:delText>Алтернативни сценарио:</w:delText>
        </w:r>
      </w:del>
    </w:p>
    <w:p w14:paraId="1983DED8" w14:textId="5811BD9C" w:rsidR="003B30B1" w:rsidDel="006207E5" w:rsidRDefault="003B30B1" w:rsidP="003B30B1">
      <w:pPr>
        <w:ind w:firstLine="720"/>
        <w:rPr>
          <w:del w:id="2925" w:author="Andrija Ilic" w:date="2015-09-06T19:30:00Z"/>
        </w:rPr>
      </w:pPr>
      <w:del w:id="2926" w:author="Andrija Ilic" w:date="2015-09-06T19:30:00Z">
        <w:r w:rsidDel="006207E5">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F6125F" w:rsidDel="006207E5" w:rsidRDefault="00293429" w:rsidP="00293429">
      <w:pPr>
        <w:pStyle w:val="ListParagraph"/>
        <w:rPr>
          <w:ins w:id="2927" w:author="Boni" w:date="2014-09-07T21:09:00Z"/>
          <w:del w:id="2928" w:author="Andrija Ilic" w:date="2015-09-06T19:30:00Z"/>
        </w:rPr>
      </w:pPr>
      <w:ins w:id="2929" w:author="Boni" w:date="2014-09-07T21:09:00Z">
        <w:del w:id="2930" w:author="Andrija Ilic" w:date="2015-09-06T19:30:00Z">
          <w:r w:rsidDel="006207E5">
            <w:delText>Дијаграм 3. Случај коришћења: Аутентикација корисника</w:delText>
          </w:r>
        </w:del>
      </w:ins>
    </w:p>
    <w:p w14:paraId="3290B90D" w14:textId="4962C602" w:rsidR="003B30B1" w:rsidDel="006207E5" w:rsidRDefault="003B30B1" w:rsidP="003B30B1">
      <w:pPr>
        <w:ind w:firstLine="720"/>
        <w:rPr>
          <w:ins w:id="2931" w:author="Boni" w:date="2014-09-07T21:10:00Z"/>
          <w:del w:id="2932" w:author="Andrija Ilic" w:date="2015-09-06T19:30:00Z"/>
        </w:rPr>
      </w:pPr>
      <w:del w:id="2933" w:author="Andrija Ilic" w:date="2015-09-06T19:30:00Z">
        <w:r w:rsidDel="006207E5">
          <w:rPr>
            <w:noProof/>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24" cstate="print"/>
                      <a:stretch>
                        <a:fillRect/>
                      </a:stretch>
                    </pic:blipFill>
                    <pic:spPr>
                      <a:xfrm>
                        <a:off x="0" y="0"/>
                        <a:ext cx="2689617" cy="1636513"/>
                      </a:xfrm>
                      <a:prstGeom prst="rect">
                        <a:avLst/>
                      </a:prstGeom>
                    </pic:spPr>
                  </pic:pic>
                </a:graphicData>
              </a:graphic>
            </wp:inline>
          </w:drawing>
        </w:r>
      </w:del>
    </w:p>
    <w:p w14:paraId="7517EBFB" w14:textId="61C8886E" w:rsidR="00293429" w:rsidRPr="00293429" w:rsidDel="006207E5" w:rsidRDefault="00293429" w:rsidP="00293429">
      <w:pPr>
        <w:pStyle w:val="ListParagraph"/>
        <w:rPr>
          <w:ins w:id="2934" w:author="Boni" w:date="2014-09-07T21:10:00Z"/>
          <w:del w:id="2935" w:author="Andrija Ilic" w:date="2015-09-06T19:30:00Z"/>
        </w:rPr>
      </w:pPr>
      <w:ins w:id="2936" w:author="Boni" w:date="2014-09-07T21:10:00Z">
        <w:del w:id="2937" w:author="Andrija Ilic" w:date="2015-09-06T19:30:00Z">
          <w:r w:rsidDel="006207E5">
            <w:delText xml:space="preserve">Дијаграм </w:delText>
          </w:r>
          <w:r w:rsidR="00986128" w:rsidDel="006207E5">
            <w:delText>4</w:delText>
          </w:r>
          <w:r w:rsidDel="006207E5">
            <w:delText>. Случај коришћења: Аутентикација корисника – алтернативни сценарио</w:delText>
          </w:r>
        </w:del>
      </w:ins>
    </w:p>
    <w:p w14:paraId="31C4E83B" w14:textId="6526C537" w:rsidR="00293429" w:rsidRPr="00293429" w:rsidDel="006207E5" w:rsidRDefault="00293429" w:rsidP="003B30B1">
      <w:pPr>
        <w:ind w:firstLine="720"/>
        <w:rPr>
          <w:del w:id="2938" w:author="Andrija Ilic" w:date="2015-09-06T19:30:00Z"/>
        </w:rPr>
      </w:pPr>
    </w:p>
    <w:p w14:paraId="6A0DF693" w14:textId="1B68C658" w:rsidR="003B30B1" w:rsidDel="006207E5" w:rsidRDefault="003B30B1" w:rsidP="003B30B1">
      <w:pPr>
        <w:ind w:firstLine="720"/>
        <w:rPr>
          <w:del w:id="2939" w:author="Andrija Ilic" w:date="2015-09-06T19:30:00Z"/>
        </w:rPr>
      </w:pPr>
    </w:p>
    <w:p w14:paraId="34B948C2" w14:textId="33A60798" w:rsidR="003B30B1" w:rsidDel="006207E5" w:rsidRDefault="003B30B1" w:rsidP="003B30B1">
      <w:pPr>
        <w:rPr>
          <w:del w:id="2940" w:author="Andrija Ilic" w:date="2015-09-06T19:30:00Z"/>
          <w:b/>
        </w:rPr>
      </w:pPr>
      <w:del w:id="2941" w:author="Andrija Ilic" w:date="2015-09-06T19:30:00Z">
        <w:r w:rsidDel="006207E5">
          <w:rPr>
            <w:b/>
          </w:rPr>
          <w:delText>ДС2</w:delText>
        </w:r>
        <w:r w:rsidRPr="003B30B1" w:rsidDel="006207E5">
          <w:rPr>
            <w:b/>
          </w:rPr>
          <w:delText>: Дијаграм секвенци за случај коришћења:</w:delText>
        </w:r>
        <w:r w:rsidDel="006207E5">
          <w:rPr>
            <w:b/>
          </w:rPr>
          <w:delText xml:space="preserve"> Претрага пословних партнера</w:delText>
        </w:r>
      </w:del>
    </w:p>
    <w:p w14:paraId="43290EC5" w14:textId="037E1788" w:rsidR="003B30B1" w:rsidDel="006207E5" w:rsidRDefault="003B30B1" w:rsidP="003B30B1">
      <w:pPr>
        <w:rPr>
          <w:del w:id="2942" w:author="Andrija Ilic" w:date="2015-09-06T19:30:00Z"/>
          <w:b/>
        </w:rPr>
      </w:pPr>
      <w:del w:id="2943" w:author="Andrija Ilic" w:date="2015-09-06T19:30:00Z">
        <w:r w:rsidDel="006207E5">
          <w:rPr>
            <w:b/>
          </w:rPr>
          <w:delText>Основни сценарио СК</w:delText>
        </w:r>
      </w:del>
    </w:p>
    <w:p w14:paraId="192882AC" w14:textId="1759708F" w:rsidR="003B30B1" w:rsidDel="006207E5" w:rsidRDefault="003B30B1" w:rsidP="003B30B1">
      <w:pPr>
        <w:pStyle w:val="ListParagraph"/>
        <w:numPr>
          <w:ilvl w:val="0"/>
          <w:numId w:val="11"/>
        </w:numPr>
        <w:rPr>
          <w:del w:id="2944" w:author="Andrija Ilic" w:date="2015-09-06T19:30:00Z"/>
        </w:rPr>
      </w:pPr>
      <w:del w:id="2945" w:author="Andrija Ilic" w:date="2015-09-06T19:30:00Z">
        <w:r w:rsidDel="006207E5">
          <w:delText>Систем проналази пословног партнера (једног или више) по задатом критеријуму претраге.(СО)</w:delText>
        </w:r>
      </w:del>
    </w:p>
    <w:p w14:paraId="4229B190" w14:textId="1749CCD8" w:rsidR="003B30B1" w:rsidRPr="00352D60" w:rsidDel="006207E5" w:rsidRDefault="003B30B1" w:rsidP="003B30B1">
      <w:pPr>
        <w:pStyle w:val="ListParagraph"/>
        <w:numPr>
          <w:ilvl w:val="0"/>
          <w:numId w:val="11"/>
        </w:numPr>
        <w:rPr>
          <w:del w:id="2946" w:author="Andrija Ilic" w:date="2015-09-06T19:30:00Z"/>
        </w:rPr>
      </w:pPr>
      <w:del w:id="2947" w:author="Andrija Ilic" w:date="2015-09-06T19:30:00Z">
        <w:r w:rsidDel="006207E5">
          <w:delText>Систем приказује пословног партера/ре. (ИА)</w:delText>
        </w:r>
      </w:del>
    </w:p>
    <w:p w14:paraId="548DBA2D" w14:textId="0544269B" w:rsidR="00352D60" w:rsidRPr="00352D60" w:rsidDel="006207E5" w:rsidRDefault="00352D60" w:rsidP="00352D60">
      <w:pPr>
        <w:pStyle w:val="ListParagraph"/>
        <w:rPr>
          <w:del w:id="2948" w:author="Andrija Ilic" w:date="2015-09-06T19:30:00Z"/>
        </w:rPr>
      </w:pPr>
    </w:p>
    <w:p w14:paraId="5C2C3A85" w14:textId="18E1C099" w:rsidR="00352D60" w:rsidDel="006207E5" w:rsidRDefault="00352D60" w:rsidP="00352D60">
      <w:pPr>
        <w:pStyle w:val="ListParagraph"/>
        <w:rPr>
          <w:del w:id="2949" w:author="Andrija Ilic" w:date="2015-09-06T19:30:00Z"/>
        </w:rPr>
      </w:pPr>
      <w:del w:id="2950" w:author="Andrija Ilic" w:date="2015-09-06T19:30:00Z">
        <w:r w:rsidDel="006207E5">
          <w:rPr>
            <w:noProof/>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25" cstate="print"/>
                      <a:stretch>
                        <a:fillRect/>
                      </a:stretch>
                    </pic:blipFill>
                    <pic:spPr>
                      <a:xfrm>
                        <a:off x="0" y="0"/>
                        <a:ext cx="3090440" cy="1727932"/>
                      </a:xfrm>
                      <a:prstGeom prst="rect">
                        <a:avLst/>
                      </a:prstGeom>
                    </pic:spPr>
                  </pic:pic>
                </a:graphicData>
              </a:graphic>
            </wp:inline>
          </w:drawing>
        </w:r>
      </w:del>
    </w:p>
    <w:p w14:paraId="27CDE8EB" w14:textId="52722D40" w:rsidR="00986128" w:rsidRPr="00F6125F" w:rsidDel="006207E5" w:rsidRDefault="00986128" w:rsidP="00986128">
      <w:pPr>
        <w:pStyle w:val="ListParagraph"/>
        <w:rPr>
          <w:ins w:id="2951" w:author="Boni" w:date="2014-09-07T21:10:00Z"/>
          <w:del w:id="2952" w:author="Andrija Ilic" w:date="2015-09-06T19:30:00Z"/>
        </w:rPr>
      </w:pPr>
      <w:ins w:id="2953" w:author="Boni" w:date="2014-09-07T21:10:00Z">
        <w:del w:id="2954" w:author="Andrija Ilic" w:date="2015-09-06T19:30:00Z">
          <w:r w:rsidDel="006207E5">
            <w:delText xml:space="preserve">Дијаграм 5. Случај коришћења: </w:delText>
          </w:r>
          <w:r w:rsidR="005F3F8E" w:rsidRPr="005F3F8E" w:rsidDel="006207E5">
            <w:rPr>
              <w:rPrChange w:id="2955" w:author="Boni" w:date="2014-09-07T21:10:00Z">
                <w:rPr>
                  <w:b/>
                  <w:color w:val="0000FF" w:themeColor="hyperlink"/>
                  <w:u w:val="single"/>
                </w:rPr>
              </w:rPrChange>
            </w:rPr>
            <w:delText>Претрага пословних партнера</w:delText>
          </w:r>
        </w:del>
      </w:ins>
    </w:p>
    <w:p w14:paraId="216D48BA" w14:textId="013EC67F" w:rsidR="003B30B1" w:rsidDel="006207E5" w:rsidRDefault="003B30B1" w:rsidP="003B30B1">
      <w:pPr>
        <w:pStyle w:val="ListParagraph"/>
        <w:ind w:left="1080"/>
        <w:rPr>
          <w:del w:id="2956" w:author="Andrija Ilic" w:date="2015-09-06T19:30:00Z"/>
        </w:rPr>
      </w:pPr>
    </w:p>
    <w:p w14:paraId="788BDABD" w14:textId="6051AC3C" w:rsidR="00FD289F" w:rsidDel="006207E5" w:rsidRDefault="00FD289F" w:rsidP="003B30B1">
      <w:pPr>
        <w:pStyle w:val="ListParagraph"/>
        <w:ind w:left="1080"/>
        <w:rPr>
          <w:del w:id="2957" w:author="Andrija Ilic" w:date="2015-09-06T19:30:00Z"/>
        </w:rPr>
      </w:pPr>
    </w:p>
    <w:p w14:paraId="28537654" w14:textId="3849592F" w:rsidR="00FD289F" w:rsidDel="006207E5" w:rsidRDefault="00FD289F" w:rsidP="003B30B1">
      <w:pPr>
        <w:pStyle w:val="ListParagraph"/>
        <w:ind w:left="1080"/>
        <w:rPr>
          <w:del w:id="2958" w:author="Andrija Ilic" w:date="2015-09-06T19:30:00Z"/>
        </w:rPr>
      </w:pPr>
    </w:p>
    <w:p w14:paraId="24EF3D20" w14:textId="70EF27C7" w:rsidR="003B30B1" w:rsidDel="006207E5" w:rsidRDefault="003B30B1" w:rsidP="003B30B1">
      <w:pPr>
        <w:rPr>
          <w:del w:id="2959" w:author="Andrija Ilic" w:date="2015-09-06T19:30:00Z"/>
          <w:b/>
        </w:rPr>
      </w:pPr>
      <w:del w:id="2960" w:author="Andrija Ilic" w:date="2015-09-06T19:30:00Z">
        <w:r w:rsidDel="006207E5">
          <w:rPr>
            <w:b/>
          </w:rPr>
          <w:delText>Алтернативни сценарио:</w:delText>
        </w:r>
      </w:del>
    </w:p>
    <w:p w14:paraId="0908A87B" w14:textId="72242570" w:rsidR="003B30B1" w:rsidDel="006207E5" w:rsidRDefault="003B30B1" w:rsidP="003B30B1">
      <w:pPr>
        <w:ind w:firstLine="720"/>
        <w:rPr>
          <w:del w:id="2961" w:author="Andrija Ilic" w:date="2015-09-06T19:30:00Z"/>
        </w:rPr>
      </w:pPr>
      <w:del w:id="2962" w:author="Andrija Ilic" w:date="2015-09-06T19:30:00Z">
        <w:r w:rsidDel="006207E5">
          <w:delText>2</w:delText>
        </w:r>
        <w:r w:rsidRPr="00E1026A" w:rsidDel="006207E5">
          <w:delText>.1</w:delText>
        </w:r>
        <w:r w:rsidDel="006207E5">
          <w:delText xml:space="preserve">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Del="006207E5" w:rsidRDefault="00352D60" w:rsidP="003B30B1">
      <w:pPr>
        <w:ind w:firstLine="720"/>
        <w:rPr>
          <w:del w:id="2963" w:author="Andrija Ilic" w:date="2015-09-06T19:30:00Z"/>
        </w:rPr>
      </w:pPr>
      <w:del w:id="2964" w:author="Andrija Ilic" w:date="2015-09-06T19:30:00Z">
        <w:r w:rsidDel="006207E5">
          <w:rPr>
            <w:noProof/>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26" cstate="print"/>
                      <a:stretch>
                        <a:fillRect/>
                      </a:stretch>
                    </pic:blipFill>
                    <pic:spPr>
                      <a:xfrm>
                        <a:off x="0" y="0"/>
                        <a:ext cx="3226443" cy="1803974"/>
                      </a:xfrm>
                      <a:prstGeom prst="rect">
                        <a:avLst/>
                      </a:prstGeom>
                    </pic:spPr>
                  </pic:pic>
                </a:graphicData>
              </a:graphic>
            </wp:inline>
          </w:drawing>
        </w:r>
      </w:del>
    </w:p>
    <w:p w14:paraId="6681CCBD" w14:textId="3E51E54C" w:rsidR="00986128" w:rsidRPr="00986128" w:rsidDel="006207E5" w:rsidRDefault="00986128" w:rsidP="00986128">
      <w:pPr>
        <w:pStyle w:val="ListParagraph"/>
        <w:rPr>
          <w:ins w:id="2965" w:author="Boni" w:date="2014-09-07T21:10:00Z"/>
          <w:del w:id="2966" w:author="Andrija Ilic" w:date="2015-09-06T19:30:00Z"/>
        </w:rPr>
      </w:pPr>
      <w:ins w:id="2967" w:author="Boni" w:date="2014-09-07T21:10:00Z">
        <w:del w:id="2968" w:author="Andrija Ilic" w:date="2015-09-06T19:30:00Z">
          <w:r w:rsidDel="006207E5">
            <w:delText xml:space="preserve">Дијаграм 6. Случај коришћења: </w:delText>
          </w:r>
          <w:r w:rsidRPr="00986128" w:rsidDel="006207E5">
            <w:delText>Претрага пословних партнера</w:delText>
          </w:r>
          <w:r w:rsidDel="006207E5">
            <w:delText xml:space="preserve"> –алтернативни сценарио</w:delText>
          </w:r>
        </w:del>
      </w:ins>
    </w:p>
    <w:p w14:paraId="1C986520" w14:textId="66D66ED2" w:rsidR="00352D60" w:rsidRPr="00352D60" w:rsidDel="006207E5" w:rsidRDefault="00352D60" w:rsidP="003B30B1">
      <w:pPr>
        <w:ind w:firstLine="720"/>
        <w:rPr>
          <w:del w:id="2969" w:author="Andrija Ilic" w:date="2015-09-06T19:30:00Z"/>
        </w:rPr>
      </w:pPr>
    </w:p>
    <w:p w14:paraId="1D6C36C6" w14:textId="3A25F801" w:rsidR="00BE2E08" w:rsidDel="006207E5" w:rsidRDefault="00BE2E08" w:rsidP="00BE2E08">
      <w:pPr>
        <w:rPr>
          <w:del w:id="2970" w:author="Andrija Ilic" w:date="2015-09-06T19:30:00Z"/>
          <w:b/>
        </w:rPr>
      </w:pPr>
      <w:del w:id="2971" w:author="Andrija Ilic" w:date="2015-09-06T19:30:00Z">
        <w:r w:rsidDel="006207E5">
          <w:rPr>
            <w:b/>
          </w:rPr>
          <w:delText>ДС3</w:delText>
        </w:r>
        <w:r w:rsidRPr="003B30B1" w:rsidDel="006207E5">
          <w:rPr>
            <w:b/>
          </w:rPr>
          <w:delText>: Дијаграм секвенци за случај коришћења:</w:delText>
        </w:r>
        <w:r w:rsidR="00E37971" w:rsidRPr="00E37971" w:rsidDel="006207E5">
          <w:rPr>
            <w:b/>
          </w:rPr>
          <w:delText xml:space="preserve"> </w:delText>
        </w:r>
        <w:r w:rsidR="00E37971" w:rsidDel="006207E5">
          <w:rPr>
            <w:b/>
          </w:rPr>
          <w:delText>Креирање рачуна</w:delText>
        </w:r>
      </w:del>
    </w:p>
    <w:p w14:paraId="5B7DFB9B" w14:textId="5DA8023F" w:rsidR="00BE2E08" w:rsidDel="006207E5" w:rsidRDefault="00BE2E08" w:rsidP="00BE2E08">
      <w:pPr>
        <w:rPr>
          <w:del w:id="2972" w:author="Andrija Ilic" w:date="2015-09-06T19:30:00Z"/>
          <w:b/>
        </w:rPr>
      </w:pPr>
      <w:del w:id="2973" w:author="Andrija Ilic" w:date="2015-09-06T19:30:00Z">
        <w:r w:rsidDel="006207E5">
          <w:rPr>
            <w:b/>
          </w:rPr>
          <w:delText>Основни сценарио СК</w:delText>
        </w:r>
      </w:del>
    </w:p>
    <w:p w14:paraId="0B2A538F" w14:textId="116B1A75" w:rsidR="00BE2E08" w:rsidDel="006207E5" w:rsidRDefault="00BE2E08" w:rsidP="00BE2E08">
      <w:pPr>
        <w:pStyle w:val="ListParagraph"/>
        <w:numPr>
          <w:ilvl w:val="0"/>
          <w:numId w:val="12"/>
        </w:numPr>
        <w:rPr>
          <w:del w:id="2974" w:author="Andrija Ilic" w:date="2015-09-06T19:30:00Z"/>
        </w:rPr>
      </w:pPr>
      <w:del w:id="2975" w:author="Andrija Ilic" w:date="2015-09-06T19:30:00Z">
        <w:r w:rsidDel="006207E5">
          <w:delText>Систем врши промену стања производа и услуга (СО)</w:delText>
        </w:r>
      </w:del>
    </w:p>
    <w:p w14:paraId="71D45E27" w14:textId="19E28935" w:rsidR="00BE2E08" w:rsidDel="006207E5" w:rsidRDefault="00BE2E08" w:rsidP="00BE2E08">
      <w:pPr>
        <w:pStyle w:val="ListParagraph"/>
        <w:numPr>
          <w:ilvl w:val="0"/>
          <w:numId w:val="12"/>
        </w:numPr>
        <w:rPr>
          <w:del w:id="2976" w:author="Andrija Ilic" w:date="2015-09-06T19:30:00Z"/>
        </w:rPr>
      </w:pPr>
      <w:del w:id="2977" w:author="Andrija Ilic" w:date="2015-09-06T19:30:00Z">
        <w:r w:rsidDel="006207E5">
          <w:delText>Систем приказује промену на стању.(ИА)</w:delText>
        </w:r>
      </w:del>
    </w:p>
    <w:p w14:paraId="7B2CE9C3" w14:textId="22B67E0A" w:rsidR="00BE2E08" w:rsidDel="006207E5" w:rsidRDefault="00BE2E08" w:rsidP="00BE2E08">
      <w:pPr>
        <w:pStyle w:val="ListParagraph"/>
        <w:numPr>
          <w:ilvl w:val="0"/>
          <w:numId w:val="12"/>
        </w:numPr>
        <w:rPr>
          <w:del w:id="2978" w:author="Andrija Ilic" w:date="2015-09-06T19:30:00Z"/>
        </w:rPr>
      </w:pPr>
      <w:del w:id="2979" w:author="Andrija Ilic" w:date="2015-09-06T19:30:00Z">
        <w:r w:rsidDel="006207E5">
          <w:delText>Систем чува креирани рачун (СО)</w:delText>
        </w:r>
      </w:del>
    </w:p>
    <w:p w14:paraId="0510D7C1" w14:textId="092BB812" w:rsidR="00BE2E08" w:rsidRPr="00352D60" w:rsidDel="006207E5" w:rsidRDefault="00BE2E08" w:rsidP="00BE2E08">
      <w:pPr>
        <w:pStyle w:val="ListParagraph"/>
        <w:numPr>
          <w:ilvl w:val="0"/>
          <w:numId w:val="12"/>
        </w:numPr>
        <w:rPr>
          <w:del w:id="2980" w:author="Andrija Ilic" w:date="2015-09-06T19:30:00Z"/>
        </w:rPr>
      </w:pPr>
      <w:del w:id="2981" w:author="Andrija Ilic" w:date="2015-09-06T19:30:00Z">
        <w:r w:rsidDel="006207E5">
          <w:delText>Систем приказује кориснику изглед креираног рачуна и поруку о потврди (ИА)</w:delText>
        </w:r>
      </w:del>
    </w:p>
    <w:p w14:paraId="7231A89A" w14:textId="6D414B33" w:rsidR="00352D60" w:rsidDel="006207E5" w:rsidRDefault="00352D60" w:rsidP="00352D60">
      <w:pPr>
        <w:pStyle w:val="ListParagraph"/>
        <w:ind w:left="360"/>
        <w:rPr>
          <w:del w:id="2982" w:author="Andrija Ilic" w:date="2015-09-06T19:30:00Z"/>
        </w:rPr>
      </w:pPr>
    </w:p>
    <w:p w14:paraId="761E2390" w14:textId="723BFEEB" w:rsidR="00352D60" w:rsidDel="006207E5" w:rsidRDefault="00352D60" w:rsidP="00352D60">
      <w:pPr>
        <w:pStyle w:val="ListParagraph"/>
        <w:ind w:left="360"/>
        <w:rPr>
          <w:del w:id="2983" w:author="Andrija Ilic" w:date="2015-09-06T19:30:00Z"/>
        </w:rPr>
      </w:pPr>
      <w:del w:id="2984" w:author="Andrija Ilic" w:date="2015-09-06T19:30:00Z">
        <w:r w:rsidDel="006207E5">
          <w:rPr>
            <w:noProof/>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27" cstate="print"/>
                      <a:stretch>
                        <a:fillRect/>
                      </a:stretch>
                    </pic:blipFill>
                    <pic:spPr>
                      <a:xfrm>
                        <a:off x="0" y="0"/>
                        <a:ext cx="2947956" cy="2006801"/>
                      </a:xfrm>
                      <a:prstGeom prst="rect">
                        <a:avLst/>
                      </a:prstGeom>
                    </pic:spPr>
                  </pic:pic>
                </a:graphicData>
              </a:graphic>
            </wp:inline>
          </w:drawing>
        </w:r>
      </w:del>
    </w:p>
    <w:p w14:paraId="7D4742D2" w14:textId="7F49B85F" w:rsidR="00986128" w:rsidRPr="00986128" w:rsidDel="006207E5" w:rsidRDefault="00986128" w:rsidP="00986128">
      <w:pPr>
        <w:pStyle w:val="ListParagraph"/>
        <w:rPr>
          <w:ins w:id="2985" w:author="Boni" w:date="2014-09-07T21:11:00Z"/>
          <w:del w:id="2986" w:author="Andrija Ilic" w:date="2015-09-06T19:30:00Z"/>
        </w:rPr>
      </w:pPr>
      <w:ins w:id="2987" w:author="Boni" w:date="2014-09-07T21:11:00Z">
        <w:del w:id="2988" w:author="Andrija Ilic" w:date="2015-09-06T19:30:00Z">
          <w:r w:rsidDel="006207E5">
            <w:delText>Дијаграм 7. Случај коришћења: Креирање рачуна</w:delText>
          </w:r>
        </w:del>
      </w:ins>
    </w:p>
    <w:p w14:paraId="31DB67B4" w14:textId="4A331B75" w:rsidR="00FD289F" w:rsidRPr="004C4232" w:rsidDel="006207E5" w:rsidRDefault="00FD289F" w:rsidP="00352D60">
      <w:pPr>
        <w:pStyle w:val="ListParagraph"/>
        <w:ind w:left="360"/>
        <w:rPr>
          <w:del w:id="2989" w:author="Andrija Ilic" w:date="2015-09-06T19:30:00Z"/>
        </w:rPr>
      </w:pPr>
    </w:p>
    <w:p w14:paraId="49263025" w14:textId="1A880597" w:rsidR="00BE2E08" w:rsidDel="006207E5" w:rsidRDefault="00BE2E08" w:rsidP="00BE2E08">
      <w:pPr>
        <w:rPr>
          <w:del w:id="2990" w:author="Andrija Ilic" w:date="2015-09-06T19:30:00Z"/>
        </w:rPr>
      </w:pPr>
      <w:del w:id="2991" w:author="Andrija Ilic" w:date="2015-09-06T19:30:00Z">
        <w:r w:rsidDel="006207E5">
          <w:rPr>
            <w:b/>
          </w:rPr>
          <w:delText>Алтернативни сценарио:</w:delText>
        </w:r>
      </w:del>
    </w:p>
    <w:p w14:paraId="5911C76B" w14:textId="106F4EAB" w:rsidR="00BE2E08" w:rsidDel="006207E5" w:rsidRDefault="00BE2E08" w:rsidP="00BE2E08">
      <w:pPr>
        <w:rPr>
          <w:del w:id="2992" w:author="Andrija Ilic" w:date="2015-09-06T19:30:00Z"/>
        </w:rPr>
      </w:pPr>
      <w:del w:id="2993" w:author="Andrija Ilic" w:date="2015-09-06T19:30:00Z">
        <w:r w:rsidDel="006207E5">
          <w:delText xml:space="preserve"> </w:delText>
        </w:r>
        <w:r w:rsidR="00354E08" w:rsidDel="006207E5">
          <w:delText>1</w:delText>
        </w:r>
        <w:r w:rsidDel="006207E5">
          <w:delText>.1Систем приказује грешку при промени стања производа и услуга.(ИА)</w:delText>
        </w:r>
        <w:r w:rsidDel="006207E5">
          <w:br/>
          <w:delText>3.2 Систем отказује чување креираног рачуна. (СО)</w:delText>
        </w:r>
        <w:r w:rsidDel="006207E5">
          <w:br/>
          <w:delText xml:space="preserve">3.3 Систем приказује поруку о отказу. (ИА) </w:delText>
        </w:r>
      </w:del>
    </w:p>
    <w:p w14:paraId="1A1C34C2" w14:textId="70954AA5" w:rsidR="00352D60" w:rsidRPr="00352D60" w:rsidDel="006207E5" w:rsidRDefault="00352D60" w:rsidP="00BE2E08">
      <w:pPr>
        <w:rPr>
          <w:del w:id="2994" w:author="Andrija Ilic" w:date="2015-09-06T19:30:00Z"/>
        </w:rPr>
      </w:pPr>
      <w:del w:id="2995" w:author="Andrija Ilic" w:date="2015-09-06T19:30:00Z">
        <w:r w:rsidDel="006207E5">
          <w:rPr>
            <w:noProof/>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28" cstate="print"/>
                      <a:stretch>
                        <a:fillRect/>
                      </a:stretch>
                    </pic:blipFill>
                    <pic:spPr>
                      <a:xfrm>
                        <a:off x="0" y="0"/>
                        <a:ext cx="3499402" cy="2382195"/>
                      </a:xfrm>
                      <a:prstGeom prst="rect">
                        <a:avLst/>
                      </a:prstGeom>
                    </pic:spPr>
                  </pic:pic>
                </a:graphicData>
              </a:graphic>
            </wp:inline>
          </w:drawing>
        </w:r>
      </w:del>
    </w:p>
    <w:p w14:paraId="4720A4A2" w14:textId="7890E2AA" w:rsidR="00703F2A" w:rsidRPr="00703F2A" w:rsidDel="006207E5" w:rsidRDefault="00703F2A" w:rsidP="00703F2A">
      <w:pPr>
        <w:pStyle w:val="ListParagraph"/>
        <w:rPr>
          <w:ins w:id="2996" w:author="Boni" w:date="2014-09-07T21:11:00Z"/>
          <w:del w:id="2997" w:author="Andrija Ilic" w:date="2015-09-06T19:30:00Z"/>
        </w:rPr>
      </w:pPr>
      <w:ins w:id="2998" w:author="Boni" w:date="2014-09-07T21:11:00Z">
        <w:del w:id="2999" w:author="Andrija Ilic" w:date="2015-09-06T19:30:00Z">
          <w:r w:rsidDel="006207E5">
            <w:delText xml:space="preserve">Дијаграм </w:delText>
          </w:r>
          <w:r w:rsidR="00B92805" w:rsidDel="006207E5">
            <w:delText>8</w:delText>
          </w:r>
          <w:r w:rsidDel="006207E5">
            <w:delText>. Случај коришћења: Креирање рачуна – алтернативни сценарио</w:delText>
          </w:r>
        </w:del>
      </w:ins>
    </w:p>
    <w:p w14:paraId="4A58B07F" w14:textId="695499BA" w:rsidR="00BE2E08" w:rsidDel="006207E5" w:rsidRDefault="00BE2E08" w:rsidP="00BE2E08">
      <w:pPr>
        <w:rPr>
          <w:del w:id="3000" w:author="Andrija Ilic" w:date="2015-09-06T19:30:00Z"/>
          <w:b/>
        </w:rPr>
      </w:pPr>
    </w:p>
    <w:p w14:paraId="4777C337" w14:textId="72226F2A" w:rsidR="00BE2E08" w:rsidDel="006207E5" w:rsidRDefault="00BE2E08" w:rsidP="00BE2E08">
      <w:pPr>
        <w:rPr>
          <w:del w:id="3001" w:author="Andrija Ilic" w:date="2015-09-06T19:30:00Z"/>
          <w:b/>
        </w:rPr>
      </w:pPr>
      <w:del w:id="3002" w:author="Andrija Ilic" w:date="2015-09-06T19:30:00Z">
        <w:r w:rsidDel="006207E5">
          <w:rPr>
            <w:b/>
          </w:rPr>
          <w:delText>ДС4</w:delText>
        </w:r>
        <w:r w:rsidRPr="003B30B1" w:rsidDel="006207E5">
          <w:rPr>
            <w:b/>
          </w:rPr>
          <w:delText>: Дијаграм секвенци за случај коришћења:</w:delText>
        </w:r>
      </w:del>
    </w:p>
    <w:p w14:paraId="5888EEF8" w14:textId="2E0F9BB0" w:rsidR="00BE2E08" w:rsidDel="006207E5" w:rsidRDefault="00BE2E08" w:rsidP="00BE2E08">
      <w:pPr>
        <w:rPr>
          <w:del w:id="3003" w:author="Andrija Ilic" w:date="2015-09-06T19:30:00Z"/>
          <w:b/>
        </w:rPr>
      </w:pPr>
    </w:p>
    <w:p w14:paraId="18447FB4" w14:textId="3104193E" w:rsidR="00BE2E08" w:rsidDel="006207E5" w:rsidRDefault="00BE2E08" w:rsidP="00BE2E08">
      <w:pPr>
        <w:rPr>
          <w:del w:id="3004" w:author="Andrija Ilic" w:date="2015-09-06T19:30:00Z"/>
          <w:b/>
        </w:rPr>
      </w:pPr>
      <w:del w:id="3005" w:author="Andrija Ilic" w:date="2015-09-06T19:30:00Z">
        <w:r w:rsidDel="006207E5">
          <w:rPr>
            <w:b/>
          </w:rPr>
          <w:delText>ДС5</w:delText>
        </w:r>
      </w:del>
      <w:ins w:id="3006" w:author="Boni" w:date="2014-09-07T21:12:00Z">
        <w:del w:id="3007" w:author="Andrija Ilic" w:date="2015-09-06T19:30:00Z">
          <w:r w:rsidR="00C07A10" w:rsidDel="006207E5">
            <w:rPr>
              <w:b/>
            </w:rPr>
            <w:delText>ДС4</w:delText>
          </w:r>
        </w:del>
      </w:ins>
      <w:del w:id="3008" w:author="Andrija Ilic" w:date="2015-09-06T19:30:00Z">
        <w:r w:rsidRPr="003B30B1" w:rsidDel="006207E5">
          <w:rPr>
            <w:b/>
          </w:rPr>
          <w:delText>: Дијаграм секвенци за случај коришћења:</w:delText>
        </w:r>
        <w:r w:rsidR="00E37971" w:rsidRPr="00E37971" w:rsidDel="006207E5">
          <w:rPr>
            <w:b/>
          </w:rPr>
          <w:delText xml:space="preserve"> </w:delText>
        </w:r>
        <w:r w:rsidR="00E37971" w:rsidDel="006207E5">
          <w:rPr>
            <w:b/>
          </w:rPr>
          <w:delText>Додавање запослених</w:delText>
        </w:r>
      </w:del>
    </w:p>
    <w:p w14:paraId="16E3ED8A" w14:textId="0549200A" w:rsidR="00077AF1" w:rsidDel="006207E5" w:rsidRDefault="00077AF1" w:rsidP="00077AF1">
      <w:pPr>
        <w:rPr>
          <w:del w:id="3009" w:author="Andrija Ilic" w:date="2015-09-06T19:30:00Z"/>
          <w:b/>
        </w:rPr>
      </w:pPr>
      <w:del w:id="3010" w:author="Andrija Ilic" w:date="2015-09-06T19:30:00Z">
        <w:r w:rsidDel="006207E5">
          <w:rPr>
            <w:b/>
          </w:rPr>
          <w:delText>Основни сценарио СК</w:delText>
        </w:r>
      </w:del>
    </w:p>
    <w:p w14:paraId="411C961C" w14:textId="615EE22B" w:rsidR="00077AF1" w:rsidDel="006207E5" w:rsidRDefault="00077AF1" w:rsidP="00077AF1">
      <w:pPr>
        <w:pStyle w:val="ListParagraph"/>
        <w:numPr>
          <w:ilvl w:val="0"/>
          <w:numId w:val="13"/>
        </w:numPr>
        <w:rPr>
          <w:del w:id="3011" w:author="Andrija Ilic" w:date="2015-09-06T19:30:00Z"/>
        </w:rPr>
      </w:pPr>
      <w:del w:id="3012" w:author="Andrija Ilic" w:date="2015-09-06T19:30:00Z">
        <w:r w:rsidDel="006207E5">
          <w:delText>Систем чува запосленог. (СО)</w:delText>
        </w:r>
      </w:del>
    </w:p>
    <w:p w14:paraId="00B774E3" w14:textId="6E511DE1" w:rsidR="00077AF1" w:rsidRPr="00352D60" w:rsidDel="006207E5" w:rsidRDefault="00077AF1" w:rsidP="00077AF1">
      <w:pPr>
        <w:pStyle w:val="ListParagraph"/>
        <w:numPr>
          <w:ilvl w:val="0"/>
          <w:numId w:val="13"/>
        </w:numPr>
        <w:rPr>
          <w:del w:id="3013" w:author="Andrija Ilic" w:date="2015-09-06T19:30:00Z"/>
        </w:rPr>
      </w:pPr>
      <w:del w:id="3014" w:author="Andrija Ilic" w:date="2015-09-06T19:30:00Z">
        <w:r w:rsidDel="006207E5">
          <w:delText>Систем враћа поруку о успесном чувању запосленог. (ИА)</w:delText>
        </w:r>
      </w:del>
    </w:p>
    <w:p w14:paraId="190BCB3C" w14:textId="38F433E7" w:rsidR="00352D60" w:rsidDel="006207E5" w:rsidRDefault="00352D60" w:rsidP="00352D60">
      <w:pPr>
        <w:pStyle w:val="ListParagraph"/>
        <w:ind w:left="360"/>
        <w:rPr>
          <w:del w:id="3015" w:author="Andrija Ilic" w:date="2015-09-06T19:30:00Z"/>
        </w:rPr>
      </w:pPr>
    </w:p>
    <w:p w14:paraId="74807B10" w14:textId="16835DFF" w:rsidR="00352D60" w:rsidDel="006207E5" w:rsidRDefault="00352D60" w:rsidP="00352D60">
      <w:pPr>
        <w:pStyle w:val="ListParagraph"/>
        <w:ind w:left="360"/>
        <w:rPr>
          <w:del w:id="3016" w:author="Andrija Ilic" w:date="2015-09-06T19:30:00Z"/>
        </w:rPr>
      </w:pPr>
      <w:del w:id="3017" w:author="Andrija Ilic" w:date="2015-09-06T19:30:00Z">
        <w:r w:rsidDel="006207E5">
          <w:rPr>
            <w:noProof/>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29" cstate="print"/>
                      <a:stretch>
                        <a:fillRect/>
                      </a:stretch>
                    </pic:blipFill>
                    <pic:spPr>
                      <a:xfrm>
                        <a:off x="0" y="0"/>
                        <a:ext cx="2849347" cy="1593132"/>
                      </a:xfrm>
                      <a:prstGeom prst="rect">
                        <a:avLst/>
                      </a:prstGeom>
                    </pic:spPr>
                  </pic:pic>
                </a:graphicData>
              </a:graphic>
            </wp:inline>
          </w:drawing>
        </w:r>
      </w:del>
    </w:p>
    <w:p w14:paraId="7FFDF7FA" w14:textId="04107F21" w:rsidR="00252993" w:rsidDel="006207E5" w:rsidRDefault="00B92805">
      <w:pPr>
        <w:rPr>
          <w:del w:id="3018" w:author="Andrija Ilic" w:date="2015-09-06T19:30:00Z"/>
        </w:rPr>
        <w:pPrChange w:id="3019" w:author="Boni" w:date="2014-09-07T21:11:00Z">
          <w:pPr>
            <w:pStyle w:val="ListParagraph"/>
            <w:ind w:left="1080"/>
          </w:pPr>
        </w:pPrChange>
      </w:pPr>
      <w:ins w:id="3020" w:author="Boni" w:date="2014-09-07T21:11:00Z">
        <w:del w:id="3021" w:author="Andrija Ilic" w:date="2015-09-06T19:30:00Z">
          <w:r w:rsidRPr="00B92805" w:rsidDel="006207E5">
            <w:delText xml:space="preserve">Дијаграм </w:delText>
          </w:r>
        </w:del>
      </w:ins>
      <w:ins w:id="3022" w:author="Boni" w:date="2014-09-07T21:12:00Z">
        <w:del w:id="3023" w:author="Andrija Ilic" w:date="2015-09-06T19:30:00Z">
          <w:r w:rsidDel="006207E5">
            <w:delText>9</w:delText>
          </w:r>
        </w:del>
      </w:ins>
      <w:ins w:id="3024" w:author="Boni" w:date="2014-09-07T21:11:00Z">
        <w:del w:id="3025" w:author="Andrija Ilic" w:date="2015-09-06T19:30:00Z">
          <w:r w:rsidRPr="00B92805" w:rsidDel="006207E5">
            <w:delText>. Случај коришћења</w:delText>
          </w:r>
          <w:r w:rsidDel="006207E5">
            <w:delText>:</w:delText>
          </w:r>
          <w:r w:rsidRPr="00B92805" w:rsidDel="006207E5">
            <w:rPr>
              <w:b/>
            </w:rPr>
            <w:delText xml:space="preserve"> </w:delText>
          </w:r>
          <w:r w:rsidR="005F3F8E" w:rsidRPr="005F3F8E" w:rsidDel="006207E5">
            <w:rPr>
              <w:rPrChange w:id="3026" w:author="Boni" w:date="2014-09-07T21:11:00Z">
                <w:rPr>
                  <w:b/>
                  <w:color w:val="0000FF" w:themeColor="hyperlink"/>
                  <w:u w:val="single"/>
                </w:rPr>
              </w:rPrChange>
            </w:rPr>
            <w:delText>Додавање запослених</w:delText>
          </w:r>
        </w:del>
      </w:ins>
    </w:p>
    <w:p w14:paraId="4D1F2E47" w14:textId="07E9C997" w:rsidR="00FD289F" w:rsidDel="006207E5" w:rsidRDefault="00FD289F" w:rsidP="00077AF1">
      <w:pPr>
        <w:pStyle w:val="ListParagraph"/>
        <w:ind w:left="1080"/>
        <w:rPr>
          <w:del w:id="3027" w:author="Andrija Ilic" w:date="2015-09-06T19:30:00Z"/>
        </w:rPr>
      </w:pPr>
    </w:p>
    <w:p w14:paraId="403F2865" w14:textId="2EE76CF7" w:rsidR="00FD289F" w:rsidDel="006207E5" w:rsidRDefault="00FD289F" w:rsidP="00077AF1">
      <w:pPr>
        <w:pStyle w:val="ListParagraph"/>
        <w:ind w:left="1080"/>
        <w:rPr>
          <w:del w:id="3028" w:author="Andrija Ilic" w:date="2015-09-06T19:30:00Z"/>
        </w:rPr>
      </w:pPr>
    </w:p>
    <w:p w14:paraId="51FD72EC" w14:textId="7F4C01AA" w:rsidR="00FD289F" w:rsidDel="006207E5" w:rsidRDefault="00FD289F" w:rsidP="00077AF1">
      <w:pPr>
        <w:pStyle w:val="ListParagraph"/>
        <w:ind w:left="1080"/>
        <w:rPr>
          <w:del w:id="3029" w:author="Andrija Ilic" w:date="2015-09-06T19:30:00Z"/>
        </w:rPr>
      </w:pPr>
    </w:p>
    <w:p w14:paraId="032EA579" w14:textId="21E8D0F8" w:rsidR="00FD289F" w:rsidDel="006207E5" w:rsidRDefault="00FD289F" w:rsidP="00077AF1">
      <w:pPr>
        <w:pStyle w:val="ListParagraph"/>
        <w:ind w:left="1080"/>
        <w:rPr>
          <w:del w:id="3030" w:author="Andrija Ilic" w:date="2015-09-06T19:30:00Z"/>
        </w:rPr>
      </w:pPr>
    </w:p>
    <w:p w14:paraId="2F8ECF5A" w14:textId="7BA57775" w:rsidR="00FD289F" w:rsidDel="006207E5" w:rsidRDefault="00FD289F" w:rsidP="00077AF1">
      <w:pPr>
        <w:pStyle w:val="ListParagraph"/>
        <w:ind w:left="1080"/>
        <w:rPr>
          <w:del w:id="3031" w:author="Andrija Ilic" w:date="2015-09-06T19:30:00Z"/>
        </w:rPr>
      </w:pPr>
    </w:p>
    <w:p w14:paraId="14B5729D" w14:textId="15E4BAA5" w:rsidR="00FD289F" w:rsidDel="006207E5" w:rsidRDefault="00FD289F" w:rsidP="00077AF1">
      <w:pPr>
        <w:pStyle w:val="ListParagraph"/>
        <w:ind w:left="1080"/>
        <w:rPr>
          <w:del w:id="3032" w:author="Andrija Ilic" w:date="2015-09-06T19:30:00Z"/>
        </w:rPr>
      </w:pPr>
    </w:p>
    <w:p w14:paraId="0FFA9D05" w14:textId="02D8F83A" w:rsidR="00FD289F" w:rsidDel="006207E5" w:rsidRDefault="00FD289F" w:rsidP="00077AF1">
      <w:pPr>
        <w:pStyle w:val="ListParagraph"/>
        <w:ind w:left="1080"/>
        <w:rPr>
          <w:del w:id="3033" w:author="Andrija Ilic" w:date="2015-09-06T19:30:00Z"/>
        </w:rPr>
      </w:pPr>
    </w:p>
    <w:p w14:paraId="1C669432" w14:textId="58B789F5" w:rsidR="00FD289F" w:rsidDel="006207E5" w:rsidRDefault="00FD289F" w:rsidP="00077AF1">
      <w:pPr>
        <w:pStyle w:val="ListParagraph"/>
        <w:ind w:left="1080"/>
        <w:rPr>
          <w:del w:id="3034" w:author="Andrija Ilic" w:date="2015-09-06T19:30:00Z"/>
        </w:rPr>
      </w:pPr>
    </w:p>
    <w:p w14:paraId="265011AA" w14:textId="14346163" w:rsidR="00FD289F" w:rsidDel="006207E5" w:rsidRDefault="00FD289F" w:rsidP="00077AF1">
      <w:pPr>
        <w:pStyle w:val="ListParagraph"/>
        <w:ind w:left="1080"/>
        <w:rPr>
          <w:del w:id="3035" w:author="Andrija Ilic" w:date="2015-09-06T19:30:00Z"/>
        </w:rPr>
      </w:pPr>
    </w:p>
    <w:p w14:paraId="68C275E1" w14:textId="3888D43A" w:rsidR="00FD289F" w:rsidDel="006207E5" w:rsidRDefault="00FD289F" w:rsidP="00077AF1">
      <w:pPr>
        <w:pStyle w:val="ListParagraph"/>
        <w:ind w:left="1080"/>
        <w:rPr>
          <w:del w:id="3036" w:author="Andrija Ilic" w:date="2015-09-06T19:30:00Z"/>
        </w:rPr>
      </w:pPr>
    </w:p>
    <w:p w14:paraId="073131C0" w14:textId="744296EC" w:rsidR="00077AF1" w:rsidDel="006207E5" w:rsidRDefault="00077AF1" w:rsidP="00077AF1">
      <w:pPr>
        <w:rPr>
          <w:del w:id="3037" w:author="Andrija Ilic" w:date="2015-09-06T19:30:00Z"/>
          <w:b/>
        </w:rPr>
      </w:pPr>
      <w:del w:id="3038" w:author="Andrija Ilic" w:date="2015-09-06T19:30:00Z">
        <w:r w:rsidDel="006207E5">
          <w:rPr>
            <w:b/>
          </w:rPr>
          <w:delText>Алтернативни сценарио:</w:delText>
        </w:r>
      </w:del>
    </w:p>
    <w:p w14:paraId="054E53A4" w14:textId="2F4B284C" w:rsidR="00077AF1" w:rsidDel="006207E5" w:rsidRDefault="00077AF1" w:rsidP="00077AF1">
      <w:pPr>
        <w:rPr>
          <w:del w:id="3039" w:author="Andrija Ilic" w:date="2015-09-06T19:30:00Z"/>
        </w:rPr>
      </w:pPr>
      <w:del w:id="3040" w:author="Andrija Ilic" w:date="2015-09-06T19:30:00Z">
        <w:r w:rsidDel="006207E5">
          <w:delText>1</w:delText>
        </w:r>
        <w:r w:rsidRPr="007911AF" w:rsidDel="006207E5">
          <w:delText>.1</w:delText>
        </w:r>
        <w:r w:rsidDel="006207E5">
          <w:delText xml:space="preserve"> Систем враћа поруку о грешци при чувању запосленог. (ИА)</w:delText>
        </w:r>
      </w:del>
    </w:p>
    <w:p w14:paraId="28EB7998" w14:textId="7DCA74E4" w:rsidR="00352D60" w:rsidRPr="00352D60" w:rsidDel="006207E5" w:rsidRDefault="00352D60" w:rsidP="00077AF1">
      <w:pPr>
        <w:rPr>
          <w:del w:id="3041" w:author="Andrija Ilic" w:date="2015-09-06T19:30:00Z"/>
        </w:rPr>
      </w:pPr>
      <w:del w:id="3042" w:author="Andrija Ilic" w:date="2015-09-06T19:30:00Z">
        <w:r w:rsidDel="006207E5">
          <w:rPr>
            <w:noProof/>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30" cstate="print"/>
                      <a:stretch>
                        <a:fillRect/>
                      </a:stretch>
                    </pic:blipFill>
                    <pic:spPr>
                      <a:xfrm>
                        <a:off x="0" y="0"/>
                        <a:ext cx="2918908" cy="1632025"/>
                      </a:xfrm>
                      <a:prstGeom prst="rect">
                        <a:avLst/>
                      </a:prstGeom>
                    </pic:spPr>
                  </pic:pic>
                </a:graphicData>
              </a:graphic>
            </wp:inline>
          </w:drawing>
        </w:r>
      </w:del>
    </w:p>
    <w:p w14:paraId="6CA48CD7" w14:textId="0D16F533" w:rsidR="00B92805" w:rsidRPr="00B92805" w:rsidDel="006207E5" w:rsidRDefault="00B92805" w:rsidP="00B92805">
      <w:pPr>
        <w:rPr>
          <w:ins w:id="3043" w:author="Boni" w:date="2014-09-07T21:12:00Z"/>
          <w:del w:id="3044" w:author="Andrija Ilic" w:date="2015-09-06T19:30:00Z"/>
        </w:rPr>
      </w:pPr>
      <w:ins w:id="3045" w:author="Boni" w:date="2014-09-07T21:12:00Z">
        <w:del w:id="3046" w:author="Andrija Ilic" w:date="2015-09-06T19:30:00Z">
          <w:r w:rsidRPr="00B92805" w:rsidDel="006207E5">
            <w:delText xml:space="preserve">Дијаграм </w:delText>
          </w:r>
        </w:del>
      </w:ins>
      <w:ins w:id="3047" w:author="Boni" w:date="2014-09-07T22:07:00Z">
        <w:del w:id="3048" w:author="Andrija Ilic" w:date="2015-09-06T19:30:00Z">
          <w:r w:rsidR="00003635" w:rsidDel="006207E5">
            <w:delText>10</w:delText>
          </w:r>
        </w:del>
      </w:ins>
      <w:ins w:id="3049" w:author="Boni" w:date="2014-09-07T21:12:00Z">
        <w:del w:id="3050" w:author="Andrija Ilic" w:date="2015-09-06T19:30:00Z">
          <w:r w:rsidRPr="00B92805" w:rsidDel="006207E5">
            <w:delText>. Случај коришћења</w:delText>
          </w:r>
          <w:r w:rsidDel="006207E5">
            <w:delText>:</w:delText>
          </w:r>
          <w:r w:rsidRPr="00B92805" w:rsidDel="006207E5">
            <w:rPr>
              <w:b/>
            </w:rPr>
            <w:delText xml:space="preserve"> </w:delText>
          </w:r>
          <w:r w:rsidRPr="00B92805" w:rsidDel="006207E5">
            <w:delText>Додавање запослених</w:delText>
          </w:r>
          <w:r w:rsidDel="006207E5">
            <w:delText xml:space="preserve"> – алтернативни сценарио</w:delText>
          </w:r>
        </w:del>
      </w:ins>
    </w:p>
    <w:p w14:paraId="7FBBFF06" w14:textId="44C9624B" w:rsidR="00077AF1" w:rsidRPr="00077AF1" w:rsidDel="006207E5" w:rsidRDefault="00077AF1" w:rsidP="00BE2E08">
      <w:pPr>
        <w:rPr>
          <w:del w:id="3051" w:author="Andrija Ilic" w:date="2015-09-06T19:30:00Z"/>
          <w:b/>
        </w:rPr>
      </w:pPr>
    </w:p>
    <w:p w14:paraId="6A33912C" w14:textId="7CCCBCFF" w:rsidR="00BE2E08" w:rsidDel="006207E5" w:rsidRDefault="00BE2E08" w:rsidP="00BE2E08">
      <w:pPr>
        <w:rPr>
          <w:del w:id="3052" w:author="Andrija Ilic" w:date="2015-09-06T19:30:00Z"/>
          <w:b/>
        </w:rPr>
      </w:pPr>
    </w:p>
    <w:p w14:paraId="575538E6" w14:textId="2CA46353" w:rsidR="00BE2E08" w:rsidDel="006207E5" w:rsidRDefault="00BE2E08" w:rsidP="00BE2E08">
      <w:pPr>
        <w:rPr>
          <w:del w:id="3053" w:author="Andrija Ilic" w:date="2015-09-06T19:30:00Z"/>
        </w:rPr>
      </w:pPr>
      <w:del w:id="3054" w:author="Andrija Ilic" w:date="2015-09-06T19:30:00Z">
        <w:r w:rsidDel="006207E5">
          <w:rPr>
            <w:b/>
          </w:rPr>
          <w:delText>ДС6</w:delText>
        </w:r>
      </w:del>
      <w:ins w:id="3055" w:author="Boni" w:date="2014-09-07T21:13:00Z">
        <w:del w:id="3056" w:author="Andrija Ilic" w:date="2015-09-06T19:30:00Z">
          <w:r w:rsidR="00C07A10" w:rsidDel="006207E5">
            <w:rPr>
              <w:b/>
            </w:rPr>
            <w:delText>ДС5</w:delText>
          </w:r>
        </w:del>
      </w:ins>
      <w:del w:id="3057" w:author="Andrija Ilic" w:date="2015-09-06T19:30:00Z">
        <w:r w:rsidRPr="003B30B1" w:rsidDel="006207E5">
          <w:rPr>
            <w:b/>
          </w:rPr>
          <w:delText>: Дијаграм секвенци за случај коришћења:</w:delText>
        </w:r>
        <w:r w:rsidR="00E37971" w:rsidRPr="00E37971" w:rsidDel="006207E5">
          <w:rPr>
            <w:b/>
          </w:rPr>
          <w:delText xml:space="preserve"> </w:delText>
        </w:r>
        <w:r w:rsidR="00E37971" w:rsidDel="006207E5">
          <w:rPr>
            <w:b/>
          </w:rPr>
          <w:delText>Преглед рачуна</w:delText>
        </w:r>
      </w:del>
    </w:p>
    <w:p w14:paraId="7B74A951" w14:textId="398327E4" w:rsidR="00B77503" w:rsidDel="006207E5" w:rsidRDefault="00B77503" w:rsidP="00B77503">
      <w:pPr>
        <w:rPr>
          <w:del w:id="3058" w:author="Andrija Ilic" w:date="2015-09-06T19:30:00Z"/>
          <w:b/>
        </w:rPr>
      </w:pPr>
      <w:del w:id="3059" w:author="Andrija Ilic" w:date="2015-09-06T19:30:00Z">
        <w:r w:rsidDel="006207E5">
          <w:rPr>
            <w:b/>
          </w:rPr>
          <w:delText>Основни сценарио СК</w:delText>
        </w:r>
      </w:del>
    </w:p>
    <w:p w14:paraId="4590797E" w14:textId="779E2D44" w:rsidR="00B77503" w:rsidDel="006207E5" w:rsidRDefault="00B77503" w:rsidP="003D2FF9">
      <w:pPr>
        <w:pStyle w:val="ListParagraph"/>
        <w:numPr>
          <w:ilvl w:val="0"/>
          <w:numId w:val="14"/>
        </w:numPr>
        <w:rPr>
          <w:del w:id="3060" w:author="Andrija Ilic" w:date="2015-09-06T19:30:00Z"/>
        </w:rPr>
      </w:pPr>
      <w:del w:id="3061" w:author="Andrija Ilic" w:date="2015-09-06T19:30:00Z">
        <w:r w:rsidDel="006207E5">
          <w:delText>Систем врши претрагу рачуна по задатом критеријуму.(СО)</w:delText>
        </w:r>
      </w:del>
    </w:p>
    <w:p w14:paraId="5291B45C" w14:textId="25EE7B32" w:rsidR="00B77503" w:rsidRPr="00352D60" w:rsidDel="006207E5" w:rsidRDefault="00B77503" w:rsidP="003D2FF9">
      <w:pPr>
        <w:pStyle w:val="ListParagraph"/>
        <w:numPr>
          <w:ilvl w:val="0"/>
          <w:numId w:val="14"/>
        </w:numPr>
        <w:rPr>
          <w:del w:id="3062" w:author="Andrija Ilic" w:date="2015-09-06T19:30:00Z"/>
        </w:rPr>
      </w:pPr>
      <w:del w:id="3063" w:author="Andrija Ilic" w:date="2015-09-06T19:30:00Z">
        <w:r w:rsidDel="006207E5">
          <w:delText>Систем приказује рачуне који одговарају задатој претрази.(ИА)</w:delText>
        </w:r>
      </w:del>
    </w:p>
    <w:p w14:paraId="3AC1023E" w14:textId="10D9EDB7" w:rsidR="00352D60" w:rsidDel="006207E5" w:rsidRDefault="00352D60" w:rsidP="00352D60">
      <w:pPr>
        <w:rPr>
          <w:ins w:id="3064" w:author="Boni" w:date="2014-09-07T21:21:00Z"/>
          <w:del w:id="3065" w:author="Andrija Ilic" w:date="2015-09-06T19:30:00Z"/>
        </w:rPr>
      </w:pPr>
      <w:del w:id="3066" w:author="Andrija Ilic" w:date="2015-09-06T19:30:00Z">
        <w:r w:rsidDel="006207E5">
          <w:rPr>
            <w:noProof/>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31" cstate="print"/>
                      <a:stretch>
                        <a:fillRect/>
                      </a:stretch>
                    </pic:blipFill>
                    <pic:spPr>
                      <a:xfrm>
                        <a:off x="0" y="0"/>
                        <a:ext cx="2669883" cy="1492790"/>
                      </a:xfrm>
                      <a:prstGeom prst="rect">
                        <a:avLst/>
                      </a:prstGeom>
                    </pic:spPr>
                  </pic:pic>
                </a:graphicData>
              </a:graphic>
            </wp:inline>
          </w:drawing>
        </w:r>
      </w:del>
    </w:p>
    <w:p w14:paraId="197FCFAE" w14:textId="4A20D4FC" w:rsidR="006D4D7C" w:rsidRPr="006D4D7C" w:rsidDel="006207E5" w:rsidRDefault="006D4D7C" w:rsidP="00352D60">
      <w:pPr>
        <w:rPr>
          <w:del w:id="3067" w:author="Andrija Ilic" w:date="2015-09-06T19:30:00Z"/>
        </w:rPr>
      </w:pPr>
      <w:ins w:id="3068" w:author="Boni" w:date="2014-09-07T21:21:00Z">
        <w:del w:id="3069" w:author="Andrija Ilic" w:date="2015-09-06T19:30:00Z">
          <w:r w:rsidRPr="00B92805" w:rsidDel="006207E5">
            <w:delText xml:space="preserve">Дијаграм </w:delText>
          </w:r>
          <w:r w:rsidDel="006207E5">
            <w:delText>1</w:delText>
          </w:r>
        </w:del>
      </w:ins>
      <w:ins w:id="3070" w:author="Boni" w:date="2014-09-07T22:07:00Z">
        <w:del w:id="3071" w:author="Andrija Ilic" w:date="2015-09-06T19:30:00Z">
          <w:r w:rsidR="00003635" w:rsidDel="006207E5">
            <w:delText>1</w:delText>
          </w:r>
        </w:del>
      </w:ins>
      <w:ins w:id="3072" w:author="Boni" w:date="2014-09-07T21:21:00Z">
        <w:del w:id="3073" w:author="Andrija Ilic" w:date="2015-09-06T19:30:00Z">
          <w:r w:rsidRPr="00B92805" w:rsidDel="006207E5">
            <w:delText>. Случај коришћења</w:delText>
          </w:r>
          <w:r w:rsidDel="006207E5">
            <w:delText>:</w:delText>
          </w:r>
          <w:r w:rsidRPr="00B92805" w:rsidDel="006207E5">
            <w:rPr>
              <w:b/>
            </w:rPr>
            <w:delText xml:space="preserve"> </w:delText>
          </w:r>
          <w:r w:rsidDel="006207E5">
            <w:delText>Преглед рачуна</w:delText>
          </w:r>
        </w:del>
      </w:ins>
    </w:p>
    <w:p w14:paraId="574F00CE" w14:textId="689797DE" w:rsidR="00B77503" w:rsidDel="006207E5" w:rsidRDefault="00B77503" w:rsidP="00B77503">
      <w:pPr>
        <w:rPr>
          <w:del w:id="3074" w:author="Andrija Ilic" w:date="2015-09-06T19:30:00Z"/>
          <w:b/>
        </w:rPr>
      </w:pPr>
      <w:del w:id="3075" w:author="Andrija Ilic" w:date="2015-09-06T19:30:00Z">
        <w:r w:rsidDel="006207E5">
          <w:rPr>
            <w:b/>
          </w:rPr>
          <w:delText>Алтернативни сценарио:</w:delText>
        </w:r>
      </w:del>
    </w:p>
    <w:p w14:paraId="0CDEBA54" w14:textId="1AAA1510" w:rsidR="00FD289F" w:rsidDel="006207E5" w:rsidRDefault="00FD289F" w:rsidP="00B77503">
      <w:pPr>
        <w:rPr>
          <w:del w:id="3076" w:author="Andrija Ilic" w:date="2015-09-06T19:30:00Z"/>
          <w:b/>
        </w:rPr>
      </w:pPr>
    </w:p>
    <w:p w14:paraId="579ED3AC" w14:textId="5CF5F0C8" w:rsidR="00B77503" w:rsidDel="006207E5" w:rsidRDefault="003D2FF9" w:rsidP="00B77503">
      <w:pPr>
        <w:rPr>
          <w:del w:id="3077" w:author="Andrija Ilic" w:date="2015-09-06T19:30:00Z"/>
        </w:rPr>
      </w:pPr>
      <w:del w:id="3078" w:author="Andrija Ilic" w:date="2015-09-06T19:30:00Z">
        <w:r w:rsidDel="006207E5">
          <w:delText>1</w:delText>
        </w:r>
        <w:r w:rsidR="00B77503" w:rsidDel="006207E5">
          <w:delText>.1 Систем приказје поруку да за дате критеријуме не постоје рачуни. (ИА) Прекида се извршење.</w:delText>
        </w:r>
      </w:del>
    </w:p>
    <w:p w14:paraId="032B5F4E" w14:textId="75CFE089" w:rsidR="00352D60" w:rsidDel="006207E5" w:rsidRDefault="00352D60" w:rsidP="00B77503">
      <w:pPr>
        <w:rPr>
          <w:ins w:id="3079" w:author="Boni" w:date="2014-09-07T21:21:00Z"/>
          <w:del w:id="3080" w:author="Andrija Ilic" w:date="2015-09-06T19:30:00Z"/>
        </w:rPr>
      </w:pPr>
      <w:del w:id="3081" w:author="Andrija Ilic" w:date="2015-09-06T19:30:00Z">
        <w:r w:rsidDel="006207E5">
          <w:rPr>
            <w:noProof/>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32" cstate="print"/>
                      <a:stretch>
                        <a:fillRect/>
                      </a:stretch>
                    </pic:blipFill>
                    <pic:spPr>
                      <a:xfrm>
                        <a:off x="0" y="0"/>
                        <a:ext cx="2841512" cy="1588751"/>
                      </a:xfrm>
                      <a:prstGeom prst="rect">
                        <a:avLst/>
                      </a:prstGeom>
                    </pic:spPr>
                  </pic:pic>
                </a:graphicData>
              </a:graphic>
            </wp:inline>
          </w:drawing>
        </w:r>
      </w:del>
    </w:p>
    <w:p w14:paraId="31F3E371" w14:textId="75906E5A" w:rsidR="006D4D7C" w:rsidRPr="006D4D7C" w:rsidDel="006207E5" w:rsidRDefault="006D4D7C" w:rsidP="006D4D7C">
      <w:pPr>
        <w:rPr>
          <w:ins w:id="3082" w:author="Boni" w:date="2014-09-07T21:21:00Z"/>
          <w:del w:id="3083" w:author="Andrija Ilic" w:date="2015-09-06T19:30:00Z"/>
        </w:rPr>
      </w:pPr>
      <w:ins w:id="3084" w:author="Boni" w:date="2014-09-07T21:21:00Z">
        <w:del w:id="3085" w:author="Andrija Ilic" w:date="2015-09-06T19:30:00Z">
          <w:r w:rsidRPr="00B92805" w:rsidDel="006207E5">
            <w:delText xml:space="preserve">Дијаграм </w:delText>
          </w:r>
          <w:r w:rsidDel="006207E5">
            <w:delText>1</w:delText>
          </w:r>
        </w:del>
      </w:ins>
      <w:ins w:id="3086" w:author="Boni" w:date="2014-09-07T22:07:00Z">
        <w:del w:id="3087" w:author="Andrija Ilic" w:date="2015-09-06T19:30:00Z">
          <w:r w:rsidR="00003635" w:rsidDel="006207E5">
            <w:delText>2</w:delText>
          </w:r>
        </w:del>
      </w:ins>
      <w:ins w:id="3088" w:author="Boni" w:date="2014-09-07T21:21:00Z">
        <w:del w:id="3089" w:author="Andrija Ilic" w:date="2015-09-06T19:30:00Z">
          <w:r w:rsidRPr="00B92805" w:rsidDel="006207E5">
            <w:delText>. Случај коришћења</w:delText>
          </w:r>
          <w:r w:rsidDel="006207E5">
            <w:delText>:</w:delText>
          </w:r>
          <w:r w:rsidRPr="00B92805" w:rsidDel="006207E5">
            <w:rPr>
              <w:b/>
            </w:rPr>
            <w:delText xml:space="preserve"> </w:delText>
          </w:r>
          <w:r w:rsidDel="006207E5">
            <w:delText>Преглед рачуна – алтернативни сценарио</w:delText>
          </w:r>
        </w:del>
      </w:ins>
    </w:p>
    <w:p w14:paraId="7469310E" w14:textId="40E65D05" w:rsidR="006D4D7C" w:rsidRPr="006D4D7C" w:rsidDel="006207E5" w:rsidRDefault="006D4D7C" w:rsidP="00B77503">
      <w:pPr>
        <w:rPr>
          <w:del w:id="3090" w:author="Andrija Ilic" w:date="2015-09-06T19:30:00Z"/>
        </w:rPr>
      </w:pPr>
    </w:p>
    <w:p w14:paraId="028BD01D" w14:textId="28494EEE" w:rsidR="00252993" w:rsidDel="006207E5" w:rsidRDefault="00C07A10">
      <w:pPr>
        <w:rPr>
          <w:ins w:id="3091" w:author="Boni" w:date="2014-09-07T21:15:00Z"/>
          <w:del w:id="3092" w:author="Andrija Ilic" w:date="2015-09-06T19:30:00Z"/>
          <w:b/>
        </w:rPr>
        <w:pPrChange w:id="3093" w:author="Boni" w:date="2014-09-07T21:13:00Z">
          <w:pPr>
            <w:jc w:val="center"/>
          </w:pPr>
        </w:pPrChange>
      </w:pPr>
      <w:ins w:id="3094" w:author="Boni" w:date="2014-09-07T21:13:00Z">
        <w:del w:id="3095" w:author="Andrija Ilic" w:date="2015-09-06T19:30:00Z">
          <w:r w:rsidDel="006207E5">
            <w:rPr>
              <w:b/>
            </w:rPr>
            <w:delText>ДС6</w:delText>
          </w:r>
          <w:r w:rsidRPr="003B30B1" w:rsidDel="006207E5">
            <w:rPr>
              <w:b/>
            </w:rPr>
            <w:delText>: Дијаграм секвенци за случај коришћења</w:delText>
          </w:r>
        </w:del>
      </w:ins>
      <w:ins w:id="3096" w:author="Boni" w:date="2014-09-07T21:18:00Z">
        <w:del w:id="3097" w:author="Andrija Ilic" w:date="2015-09-06T19:30:00Z">
          <w:r w:rsidR="006D4D7C" w:rsidDel="006207E5">
            <w:rPr>
              <w:b/>
            </w:rPr>
            <w:delText>: Одјава са система</w:delText>
          </w:r>
        </w:del>
      </w:ins>
    </w:p>
    <w:p w14:paraId="48BB9CE9" w14:textId="1F65C2A0" w:rsidR="002441C7" w:rsidDel="006207E5" w:rsidRDefault="002441C7" w:rsidP="002441C7">
      <w:pPr>
        <w:rPr>
          <w:ins w:id="3098" w:author="Boni" w:date="2014-09-07T21:15:00Z"/>
          <w:del w:id="3099" w:author="Andrija Ilic" w:date="2015-09-06T19:30:00Z"/>
          <w:b/>
        </w:rPr>
      </w:pPr>
      <w:ins w:id="3100" w:author="Boni" w:date="2014-09-07T21:15:00Z">
        <w:del w:id="3101" w:author="Andrija Ilic" w:date="2015-09-06T19:30:00Z">
          <w:r w:rsidDel="006207E5">
            <w:rPr>
              <w:b/>
            </w:rPr>
            <w:delText>Основни сценарио СК</w:delText>
          </w:r>
        </w:del>
      </w:ins>
    </w:p>
    <w:p w14:paraId="607F6F36" w14:textId="7CFAA707" w:rsidR="002441C7" w:rsidDel="006207E5" w:rsidRDefault="002441C7" w:rsidP="002441C7">
      <w:pPr>
        <w:pStyle w:val="ListParagraph"/>
        <w:numPr>
          <w:ilvl w:val="0"/>
          <w:numId w:val="31"/>
        </w:numPr>
        <w:ind w:left="720"/>
        <w:rPr>
          <w:ins w:id="3102" w:author="Boni" w:date="2014-09-07T21:15:00Z"/>
          <w:del w:id="3103" w:author="Andrija Ilic" w:date="2015-09-06T19:30:00Z"/>
        </w:rPr>
      </w:pPr>
      <w:ins w:id="3104" w:author="Boni" w:date="2014-09-07T21:15:00Z">
        <w:del w:id="3105" w:author="Andrija Ilic" w:date="2015-09-06T19:30:00Z">
          <w:r w:rsidDel="006207E5">
            <w:delText xml:space="preserve">Систем </w:delText>
          </w:r>
          <w:r w:rsidDel="006207E5">
            <w:rPr>
              <w:u w:val="single"/>
            </w:rPr>
            <w:delText>одјављује корисника</w:delText>
          </w:r>
          <w:r w:rsidDel="006207E5">
            <w:delText>.(СО)</w:delText>
          </w:r>
        </w:del>
      </w:ins>
    </w:p>
    <w:p w14:paraId="13DA4FEC" w14:textId="1E15CEEA" w:rsidR="002441C7" w:rsidRPr="006D4D7C" w:rsidDel="006207E5" w:rsidRDefault="002441C7" w:rsidP="002441C7">
      <w:pPr>
        <w:pStyle w:val="ListParagraph"/>
        <w:numPr>
          <w:ilvl w:val="0"/>
          <w:numId w:val="31"/>
        </w:numPr>
        <w:ind w:left="720"/>
        <w:rPr>
          <w:ins w:id="3106" w:author="Boni" w:date="2014-09-07T21:24:00Z"/>
          <w:del w:id="3107" w:author="Andrija Ilic" w:date="2015-09-06T19:30:00Z"/>
        </w:rPr>
      </w:pPr>
      <w:ins w:id="3108" w:author="Boni" w:date="2014-09-07T21:15:00Z">
        <w:del w:id="3109" w:author="Andrija Ilic" w:date="2015-09-06T19:30: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3938DA64" w14:textId="45AFAEF0" w:rsidR="00252993" w:rsidDel="006207E5" w:rsidRDefault="00252993">
      <w:pPr>
        <w:pStyle w:val="ListParagraph"/>
        <w:rPr>
          <w:ins w:id="3110" w:author="Boni" w:date="2014-09-07T21:24:00Z"/>
          <w:del w:id="3111" w:author="Andrija Ilic" w:date="2015-09-06T19:30:00Z"/>
        </w:rPr>
        <w:pPrChange w:id="3112" w:author="Boni" w:date="2014-09-07T21:24:00Z">
          <w:pPr>
            <w:pStyle w:val="ListParagraph"/>
            <w:numPr>
              <w:numId w:val="31"/>
            </w:numPr>
            <w:ind w:left="786" w:hanging="360"/>
          </w:pPr>
        </w:pPrChange>
      </w:pPr>
    </w:p>
    <w:p w14:paraId="551EF702" w14:textId="795D5062" w:rsidR="00252993" w:rsidDel="006207E5" w:rsidRDefault="00252993">
      <w:pPr>
        <w:pStyle w:val="ListParagraph"/>
        <w:rPr>
          <w:ins w:id="3113" w:author="Boni" w:date="2014-09-07T21:24:00Z"/>
          <w:del w:id="3114" w:author="Andrija Ilic" w:date="2015-09-06T19:30:00Z"/>
        </w:rPr>
        <w:pPrChange w:id="3115" w:author="Boni" w:date="2014-09-07T21:24:00Z">
          <w:pPr>
            <w:pStyle w:val="ListParagraph"/>
            <w:numPr>
              <w:numId w:val="31"/>
            </w:numPr>
            <w:ind w:left="786" w:hanging="360"/>
          </w:pPr>
        </w:pPrChange>
      </w:pPr>
      <w:ins w:id="3116" w:author="Boni" w:date="2014-09-07T21:24:00Z">
        <w:del w:id="3117" w:author="Andrija Ilic" w:date="2015-09-06T19:30:00Z">
          <w:r w:rsidDel="006207E5">
            <w:rPr>
              <w:noProof/>
              <w:rPrChange w:id="3118" w:author="Unknown">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33"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6D4D7C" w:rsidDel="006207E5" w:rsidRDefault="006D4D7C" w:rsidP="006D4D7C">
      <w:pPr>
        <w:rPr>
          <w:ins w:id="3119" w:author="Boni" w:date="2014-09-07T21:24:00Z"/>
          <w:del w:id="3120" w:author="Andrija Ilic" w:date="2015-09-06T19:30:00Z"/>
        </w:rPr>
      </w:pPr>
      <w:ins w:id="3121" w:author="Boni" w:date="2014-09-07T21:24:00Z">
        <w:del w:id="3122" w:author="Andrija Ilic" w:date="2015-09-06T19:30:00Z">
          <w:r w:rsidRPr="00B92805" w:rsidDel="006207E5">
            <w:delText xml:space="preserve">Дијаграм </w:delText>
          </w:r>
          <w:r w:rsidDel="006207E5">
            <w:delText>1</w:delText>
          </w:r>
        </w:del>
      </w:ins>
      <w:ins w:id="3123" w:author="Boni" w:date="2014-09-07T22:07:00Z">
        <w:del w:id="3124" w:author="Andrija Ilic" w:date="2015-09-06T19:30:00Z">
          <w:r w:rsidR="00003635" w:rsidDel="006207E5">
            <w:delText>3</w:delText>
          </w:r>
        </w:del>
      </w:ins>
      <w:ins w:id="3125" w:author="Boni" w:date="2014-09-07T21:24:00Z">
        <w:del w:id="3126" w:author="Andrija Ilic" w:date="2015-09-06T19:30:00Z">
          <w:r w:rsidRPr="00B92805" w:rsidDel="006207E5">
            <w:delText>. Случај коришћења</w:delText>
          </w:r>
          <w:r w:rsidDel="006207E5">
            <w:delText>:</w:delText>
          </w:r>
          <w:r w:rsidRPr="00B92805" w:rsidDel="006207E5">
            <w:rPr>
              <w:b/>
            </w:rPr>
            <w:delText xml:space="preserve"> </w:delText>
          </w:r>
          <w:r w:rsidDel="006207E5">
            <w:delText>Одјава са система</w:delText>
          </w:r>
        </w:del>
      </w:ins>
    </w:p>
    <w:p w14:paraId="5E51FCAC" w14:textId="70A9B990" w:rsidR="00252993" w:rsidDel="006207E5" w:rsidRDefault="00252993">
      <w:pPr>
        <w:pStyle w:val="ListParagraph"/>
        <w:rPr>
          <w:ins w:id="3127" w:author="Boni" w:date="2014-09-07T21:15:00Z"/>
          <w:del w:id="3128" w:author="Andrija Ilic" w:date="2015-09-06T19:30:00Z"/>
        </w:rPr>
        <w:pPrChange w:id="3129" w:author="Boni" w:date="2014-09-07T21:24:00Z">
          <w:pPr>
            <w:pStyle w:val="ListParagraph"/>
            <w:numPr>
              <w:numId w:val="31"/>
            </w:numPr>
            <w:ind w:left="786" w:hanging="360"/>
          </w:pPr>
        </w:pPrChange>
      </w:pPr>
    </w:p>
    <w:p w14:paraId="0A573E03" w14:textId="3A40C3D2" w:rsidR="002441C7" w:rsidDel="006207E5" w:rsidRDefault="002441C7" w:rsidP="002441C7">
      <w:pPr>
        <w:rPr>
          <w:ins w:id="3130" w:author="Boni" w:date="2014-09-07T21:15:00Z"/>
          <w:del w:id="3131" w:author="Andrija Ilic" w:date="2015-09-06T19:30:00Z"/>
          <w:b/>
        </w:rPr>
      </w:pPr>
      <w:ins w:id="3132" w:author="Boni" w:date="2014-09-07T21:15:00Z">
        <w:del w:id="3133" w:author="Andrija Ilic" w:date="2015-09-06T19:30:00Z">
          <w:r w:rsidDel="006207E5">
            <w:rPr>
              <w:b/>
            </w:rPr>
            <w:delText>Алтернативни сценарио:</w:delText>
          </w:r>
        </w:del>
      </w:ins>
    </w:p>
    <w:p w14:paraId="4FF29F4D" w14:textId="1810A9B3" w:rsidR="002441C7" w:rsidDel="006207E5" w:rsidRDefault="002441C7" w:rsidP="002441C7">
      <w:pPr>
        <w:rPr>
          <w:ins w:id="3134" w:author="Boni" w:date="2014-09-07T21:15:00Z"/>
          <w:del w:id="3135" w:author="Andrija Ilic" w:date="2015-09-06T19:30:00Z"/>
        </w:rPr>
      </w:pPr>
      <w:ins w:id="3136" w:author="Boni" w:date="2014-09-07T21:15:00Z">
        <w:del w:id="3137" w:author="Andrija Ilic" w:date="2015-09-06T19:30: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Del="006207E5" w:rsidRDefault="00252993">
      <w:pPr>
        <w:rPr>
          <w:ins w:id="3138" w:author="Boni" w:date="2014-09-07T21:25:00Z"/>
          <w:del w:id="3139" w:author="Andrija Ilic" w:date="2015-09-06T19:30:00Z"/>
          <w:b/>
        </w:rPr>
        <w:pPrChange w:id="3140" w:author="Boni" w:date="2014-09-07T21:13:00Z">
          <w:pPr>
            <w:jc w:val="center"/>
          </w:pPr>
        </w:pPrChange>
      </w:pPr>
      <w:ins w:id="3141" w:author="Boni" w:date="2014-09-07T21:40:00Z">
        <w:del w:id="3142" w:author="Andrija Ilic" w:date="2015-09-06T19:30:00Z">
          <w:r w:rsidDel="006207E5">
            <w:rPr>
              <w:b/>
              <w:noProof/>
              <w:rPrChange w:id="3143" w:author="Unknown">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34"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6D4D7C" w:rsidDel="006207E5" w:rsidRDefault="00152846" w:rsidP="00152846">
      <w:pPr>
        <w:rPr>
          <w:ins w:id="3144" w:author="Boni" w:date="2014-09-07T21:25:00Z"/>
          <w:del w:id="3145" w:author="Andrija Ilic" w:date="2015-09-06T19:30:00Z"/>
        </w:rPr>
      </w:pPr>
      <w:ins w:id="3146" w:author="Boni" w:date="2014-09-07T21:25:00Z">
        <w:del w:id="3147" w:author="Andrija Ilic" w:date="2015-09-06T19:30:00Z">
          <w:r w:rsidRPr="00B92805" w:rsidDel="006207E5">
            <w:delText xml:space="preserve">Дијаграм </w:delText>
          </w:r>
          <w:r w:rsidDel="006207E5">
            <w:delText>1</w:delText>
          </w:r>
        </w:del>
      </w:ins>
      <w:ins w:id="3148" w:author="Boni" w:date="2014-09-07T22:07:00Z">
        <w:del w:id="3149" w:author="Andrija Ilic" w:date="2015-09-06T19:30:00Z">
          <w:r w:rsidR="00003635" w:rsidDel="006207E5">
            <w:delText>4</w:delText>
          </w:r>
        </w:del>
      </w:ins>
      <w:ins w:id="3150" w:author="Boni" w:date="2014-09-07T21:25:00Z">
        <w:del w:id="3151" w:author="Andrija Ilic" w:date="2015-09-06T19:30:00Z">
          <w:r w:rsidRPr="00B92805" w:rsidDel="006207E5">
            <w:delText>. Случај коришћења</w:delText>
          </w:r>
          <w:r w:rsidDel="006207E5">
            <w:delText>:</w:delText>
          </w:r>
          <w:r w:rsidRPr="00B92805" w:rsidDel="006207E5">
            <w:rPr>
              <w:b/>
            </w:rPr>
            <w:delText xml:space="preserve"> </w:delText>
          </w:r>
          <w:r w:rsidDel="006207E5">
            <w:delText>Одјава са система – алтернативни сценарио</w:delText>
          </w:r>
        </w:del>
      </w:ins>
    </w:p>
    <w:p w14:paraId="3C7B6E8B" w14:textId="37BE54A5" w:rsidR="00252993" w:rsidDel="006207E5" w:rsidRDefault="00252993">
      <w:pPr>
        <w:rPr>
          <w:ins w:id="3152" w:author="Boni" w:date="2014-09-07T21:13:00Z"/>
          <w:del w:id="3153" w:author="Andrija Ilic" w:date="2015-09-06T19:30:00Z"/>
          <w:b/>
        </w:rPr>
        <w:pPrChange w:id="3154" w:author="Boni" w:date="2014-09-07T21:13:00Z">
          <w:pPr>
            <w:jc w:val="center"/>
          </w:pPr>
        </w:pPrChange>
      </w:pPr>
    </w:p>
    <w:p w14:paraId="664C9FC3" w14:textId="3C5F9DAC" w:rsidR="00252993" w:rsidDel="006207E5" w:rsidRDefault="00C07A10">
      <w:pPr>
        <w:rPr>
          <w:ins w:id="3155" w:author="Boni" w:date="2014-09-07T21:15:00Z"/>
          <w:del w:id="3156" w:author="Andrija Ilic" w:date="2015-09-06T19:30:00Z"/>
          <w:b/>
        </w:rPr>
        <w:pPrChange w:id="3157" w:author="Boni" w:date="2014-09-07T21:13:00Z">
          <w:pPr>
            <w:jc w:val="center"/>
          </w:pPr>
        </w:pPrChange>
      </w:pPr>
      <w:ins w:id="3158" w:author="Boni" w:date="2014-09-07T21:13:00Z">
        <w:del w:id="3159" w:author="Andrija Ilic" w:date="2015-09-06T19:30:00Z">
          <w:r w:rsidDel="006207E5">
            <w:rPr>
              <w:b/>
            </w:rPr>
            <w:delText>ДС7</w:delText>
          </w:r>
          <w:r w:rsidRPr="003B30B1" w:rsidDel="006207E5">
            <w:rPr>
              <w:b/>
            </w:rPr>
            <w:delText>: Дијаграм секвенци за случај коришћења</w:delText>
          </w:r>
        </w:del>
      </w:ins>
      <w:ins w:id="3160" w:author="Boni" w:date="2014-09-07T21:18:00Z">
        <w:del w:id="3161" w:author="Andrija Ilic" w:date="2015-09-06T19:30:00Z">
          <w:r w:rsidR="006D4D7C" w:rsidDel="006207E5">
            <w:rPr>
              <w:b/>
            </w:rPr>
            <w:delText>: Брисање корисника</w:delText>
          </w:r>
        </w:del>
      </w:ins>
    </w:p>
    <w:p w14:paraId="2499F0CE" w14:textId="3B30A295" w:rsidR="002441C7" w:rsidDel="006207E5" w:rsidRDefault="002441C7" w:rsidP="002441C7">
      <w:pPr>
        <w:rPr>
          <w:ins w:id="3162" w:author="Boni" w:date="2014-09-07T21:15:00Z"/>
          <w:del w:id="3163" w:author="Andrija Ilic" w:date="2015-09-06T19:30:00Z"/>
          <w:b/>
        </w:rPr>
      </w:pPr>
      <w:ins w:id="3164" w:author="Boni" w:date="2014-09-07T21:15:00Z">
        <w:del w:id="3165" w:author="Andrija Ilic" w:date="2015-09-06T19:30:00Z">
          <w:r w:rsidDel="006207E5">
            <w:rPr>
              <w:b/>
            </w:rPr>
            <w:delText>Основни сценарио СК</w:delText>
          </w:r>
        </w:del>
      </w:ins>
    </w:p>
    <w:p w14:paraId="40B7D711" w14:textId="4CFE2FF9" w:rsidR="002441C7" w:rsidDel="006207E5" w:rsidRDefault="002441C7" w:rsidP="002441C7">
      <w:pPr>
        <w:pStyle w:val="ListParagraph"/>
        <w:numPr>
          <w:ilvl w:val="0"/>
          <w:numId w:val="32"/>
        </w:numPr>
        <w:ind w:left="720"/>
        <w:rPr>
          <w:ins w:id="3166" w:author="Boni" w:date="2014-09-07T21:15:00Z"/>
          <w:del w:id="3167" w:author="Andrija Ilic" w:date="2015-09-06T19:30:00Z"/>
        </w:rPr>
      </w:pPr>
      <w:ins w:id="3168" w:author="Boni" w:date="2014-09-07T21:15:00Z">
        <w:del w:id="3169" w:author="Andrija Ilic" w:date="2015-09-06T19:30:00Z">
          <w:r w:rsidDel="006207E5">
            <w:delText xml:space="preserve">Систем </w:delText>
          </w:r>
          <w:r w:rsidR="005F3F8E" w:rsidRPr="005F3F8E" w:rsidDel="006207E5">
            <w:rPr>
              <w:u w:val="single"/>
              <w:rPrChange w:id="3170" w:author="Boni" w:date="2014-09-07T21:18:00Z">
                <w:rPr>
                  <w:color w:val="0000FF" w:themeColor="hyperlink"/>
                  <w:u w:val="single"/>
                </w:rPr>
              </w:rPrChange>
            </w:rPr>
            <w:delText>брише</w:delText>
          </w:r>
          <w:r w:rsidDel="006207E5">
            <w:delText xml:space="preserve"> селектованог корисника(СО)</w:delText>
          </w:r>
        </w:del>
      </w:ins>
    </w:p>
    <w:p w14:paraId="67C284E9" w14:textId="50C4838A" w:rsidR="002441C7" w:rsidRPr="00675F2A" w:rsidDel="006207E5" w:rsidRDefault="002441C7" w:rsidP="002441C7">
      <w:pPr>
        <w:pStyle w:val="ListParagraph"/>
        <w:numPr>
          <w:ilvl w:val="0"/>
          <w:numId w:val="32"/>
        </w:numPr>
        <w:ind w:left="720"/>
        <w:rPr>
          <w:ins w:id="3171" w:author="Boni" w:date="2014-09-07T21:27:00Z"/>
          <w:del w:id="3172" w:author="Andrija Ilic" w:date="2015-09-06T19:30:00Z"/>
        </w:rPr>
      </w:pPr>
      <w:ins w:id="3173" w:author="Boni" w:date="2014-09-07T21:15:00Z">
        <w:del w:id="3174" w:author="Andrija Ilic" w:date="2015-09-06T19:30: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C71C167" w14:textId="1DF72E8F" w:rsidR="00252993" w:rsidDel="006207E5" w:rsidRDefault="00252993">
      <w:pPr>
        <w:pStyle w:val="ListParagraph"/>
        <w:rPr>
          <w:ins w:id="3175" w:author="Boni" w:date="2014-09-07T21:27:00Z"/>
          <w:del w:id="3176" w:author="Andrija Ilic" w:date="2015-09-06T19:30:00Z"/>
        </w:rPr>
        <w:pPrChange w:id="3177" w:author="Boni" w:date="2014-09-07T21:27:00Z">
          <w:pPr>
            <w:pStyle w:val="ListParagraph"/>
            <w:numPr>
              <w:numId w:val="32"/>
            </w:numPr>
            <w:ind w:left="786" w:hanging="360"/>
          </w:pPr>
        </w:pPrChange>
      </w:pPr>
    </w:p>
    <w:p w14:paraId="23154F55" w14:textId="60B6BCA2" w:rsidR="00252993" w:rsidDel="006207E5" w:rsidRDefault="00252993">
      <w:pPr>
        <w:pStyle w:val="ListParagraph"/>
        <w:rPr>
          <w:ins w:id="3178" w:author="Boni" w:date="2014-09-07T21:28:00Z"/>
          <w:del w:id="3179" w:author="Andrija Ilic" w:date="2015-09-06T19:30:00Z"/>
        </w:rPr>
        <w:pPrChange w:id="3180" w:author="Boni" w:date="2014-09-07T21:27:00Z">
          <w:pPr>
            <w:pStyle w:val="ListParagraph"/>
            <w:numPr>
              <w:numId w:val="32"/>
            </w:numPr>
            <w:ind w:left="786" w:hanging="360"/>
          </w:pPr>
        </w:pPrChange>
      </w:pPr>
      <w:ins w:id="3181" w:author="Boni" w:date="2014-09-07T21:27:00Z">
        <w:del w:id="3182" w:author="Andrija Ilic" w:date="2015-09-06T19:30:00Z">
          <w:r w:rsidDel="006207E5">
            <w:rPr>
              <w:noProof/>
              <w:rPrChange w:id="3183" w:author="Unknown">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35"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675F2A" w:rsidDel="006207E5" w:rsidRDefault="00675F2A" w:rsidP="00675F2A">
      <w:pPr>
        <w:rPr>
          <w:ins w:id="3184" w:author="Boni" w:date="2014-09-07T21:28:00Z"/>
          <w:del w:id="3185" w:author="Andrija Ilic" w:date="2015-09-06T19:30:00Z"/>
        </w:rPr>
      </w:pPr>
      <w:ins w:id="3186" w:author="Boni" w:date="2014-09-07T21:28:00Z">
        <w:del w:id="3187" w:author="Andrija Ilic" w:date="2015-09-06T19:30:00Z">
          <w:r w:rsidRPr="00B92805" w:rsidDel="006207E5">
            <w:delText xml:space="preserve">Дијаграм </w:delText>
          </w:r>
          <w:r w:rsidDel="006207E5">
            <w:delText>1</w:delText>
          </w:r>
        </w:del>
      </w:ins>
      <w:ins w:id="3188" w:author="Boni" w:date="2014-09-07T22:07:00Z">
        <w:del w:id="3189" w:author="Andrija Ilic" w:date="2015-09-06T19:30:00Z">
          <w:r w:rsidR="00003635" w:rsidDel="006207E5">
            <w:delText>5</w:delText>
          </w:r>
        </w:del>
      </w:ins>
      <w:ins w:id="3190" w:author="Boni" w:date="2014-09-07T21:28:00Z">
        <w:del w:id="3191" w:author="Andrija Ilic" w:date="2015-09-06T19:30:00Z">
          <w:r w:rsidRPr="00B92805" w:rsidDel="006207E5">
            <w:delText>. Случај коришћења</w:delText>
          </w:r>
          <w:r w:rsidRPr="00675F2A" w:rsidDel="006207E5">
            <w:delText>:</w:delText>
          </w:r>
          <w:r w:rsidR="005F3F8E" w:rsidRPr="005F3F8E" w:rsidDel="006207E5">
            <w:rPr>
              <w:rPrChange w:id="3192" w:author="Boni" w:date="2014-09-07T21:28:00Z">
                <w:rPr>
                  <w:b/>
                  <w:color w:val="0000FF" w:themeColor="hyperlink"/>
                  <w:u w:val="single"/>
                </w:rPr>
              </w:rPrChange>
            </w:rPr>
            <w:delText xml:space="preserve"> Брисање корисника</w:delText>
          </w:r>
        </w:del>
      </w:ins>
    </w:p>
    <w:p w14:paraId="7333FE26" w14:textId="62564554" w:rsidR="00252993" w:rsidDel="006207E5" w:rsidRDefault="00252993">
      <w:pPr>
        <w:pStyle w:val="ListParagraph"/>
        <w:rPr>
          <w:ins w:id="3193" w:author="Boni" w:date="2014-09-07T21:15:00Z"/>
          <w:del w:id="3194" w:author="Andrija Ilic" w:date="2015-09-06T19:30:00Z"/>
        </w:rPr>
        <w:pPrChange w:id="3195" w:author="Boni" w:date="2014-09-07T21:27:00Z">
          <w:pPr>
            <w:pStyle w:val="ListParagraph"/>
            <w:numPr>
              <w:numId w:val="32"/>
            </w:numPr>
            <w:ind w:left="786" w:hanging="360"/>
          </w:pPr>
        </w:pPrChange>
      </w:pPr>
    </w:p>
    <w:p w14:paraId="2CA9ECD8" w14:textId="22AE9969" w:rsidR="002441C7" w:rsidDel="006207E5" w:rsidRDefault="002441C7" w:rsidP="002441C7">
      <w:pPr>
        <w:rPr>
          <w:ins w:id="3196" w:author="Boni" w:date="2014-09-07T21:15:00Z"/>
          <w:del w:id="3197" w:author="Andrija Ilic" w:date="2015-09-06T19:30:00Z"/>
          <w:b/>
        </w:rPr>
      </w:pPr>
      <w:ins w:id="3198" w:author="Boni" w:date="2014-09-07T21:15:00Z">
        <w:del w:id="3199" w:author="Andrija Ilic" w:date="2015-09-06T19:30:00Z">
          <w:r w:rsidDel="006207E5">
            <w:rPr>
              <w:b/>
            </w:rPr>
            <w:delText>Алтернативни сценарио:</w:delText>
          </w:r>
        </w:del>
      </w:ins>
    </w:p>
    <w:p w14:paraId="0DEFE9D2" w14:textId="57659483" w:rsidR="002441C7" w:rsidDel="006207E5" w:rsidRDefault="002441C7" w:rsidP="002441C7">
      <w:pPr>
        <w:rPr>
          <w:ins w:id="3200" w:author="Boni" w:date="2014-09-07T21:27:00Z"/>
          <w:del w:id="3201" w:author="Andrija Ilic" w:date="2015-09-06T19:30:00Z"/>
        </w:rPr>
      </w:pPr>
      <w:ins w:id="3202" w:author="Boni" w:date="2014-09-07T21:15:00Z">
        <w:del w:id="3203" w:author="Andrija Ilic" w:date="2015-09-06T19:30: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47E9DE7A" w14:textId="5389F59A" w:rsidR="00675F2A" w:rsidDel="006207E5" w:rsidRDefault="00252993" w:rsidP="002441C7">
      <w:pPr>
        <w:rPr>
          <w:ins w:id="3204" w:author="Boni" w:date="2014-09-07T21:28:00Z"/>
          <w:del w:id="3205" w:author="Andrija Ilic" w:date="2015-09-06T19:30:00Z"/>
        </w:rPr>
      </w:pPr>
      <w:ins w:id="3206" w:author="Boni" w:date="2014-09-07T21:27:00Z">
        <w:del w:id="3207" w:author="Andrija Ilic" w:date="2015-09-06T19:30:00Z">
          <w:r w:rsidDel="006207E5">
            <w:rPr>
              <w:noProof/>
              <w:rPrChange w:id="3208" w:author="Unknown">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36"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6D4D7C" w:rsidDel="006207E5" w:rsidRDefault="00675F2A" w:rsidP="00675F2A">
      <w:pPr>
        <w:rPr>
          <w:ins w:id="3209" w:author="Boni" w:date="2014-09-07T21:28:00Z"/>
          <w:del w:id="3210" w:author="Andrija Ilic" w:date="2015-09-06T19:30:00Z"/>
        </w:rPr>
      </w:pPr>
      <w:ins w:id="3211" w:author="Boni" w:date="2014-09-07T21:28:00Z">
        <w:del w:id="3212" w:author="Andrija Ilic" w:date="2015-09-06T19:30:00Z">
          <w:r w:rsidRPr="00B92805" w:rsidDel="006207E5">
            <w:delText xml:space="preserve">Дијаграм </w:delText>
          </w:r>
          <w:r w:rsidDel="006207E5">
            <w:delText>1</w:delText>
          </w:r>
        </w:del>
      </w:ins>
      <w:ins w:id="3213" w:author="Boni" w:date="2014-09-07T22:07:00Z">
        <w:del w:id="3214" w:author="Andrija Ilic" w:date="2015-09-06T19:30:00Z">
          <w:r w:rsidR="00003635" w:rsidDel="006207E5">
            <w:delText>6</w:delText>
          </w:r>
        </w:del>
      </w:ins>
      <w:ins w:id="3215" w:author="Boni" w:date="2014-09-07T21:28:00Z">
        <w:del w:id="3216" w:author="Andrija Ilic" w:date="2015-09-06T19:30:00Z">
          <w:r w:rsidRPr="00B92805" w:rsidDel="006207E5">
            <w:delText>. Случај коришћења</w:delText>
          </w:r>
          <w:r w:rsidRPr="00675F2A" w:rsidDel="006207E5">
            <w:delText>: Брисање корисника</w:delText>
          </w:r>
          <w:r w:rsidDel="006207E5">
            <w:delText xml:space="preserve"> – алтернативни сценарио</w:delText>
          </w:r>
        </w:del>
      </w:ins>
    </w:p>
    <w:p w14:paraId="561BDCC1" w14:textId="60BEF5EB" w:rsidR="00675F2A" w:rsidRPr="00675F2A" w:rsidDel="006207E5" w:rsidRDefault="00675F2A" w:rsidP="002441C7">
      <w:pPr>
        <w:rPr>
          <w:ins w:id="3217" w:author="Boni" w:date="2014-09-07T21:15:00Z"/>
          <w:del w:id="3218" w:author="Andrija Ilic" w:date="2015-09-06T19:30:00Z"/>
        </w:rPr>
      </w:pPr>
    </w:p>
    <w:p w14:paraId="05F0C48A" w14:textId="18ED2180" w:rsidR="00252993" w:rsidDel="006207E5" w:rsidRDefault="00252993">
      <w:pPr>
        <w:rPr>
          <w:ins w:id="3219" w:author="Boni" w:date="2014-09-07T21:13:00Z"/>
          <w:del w:id="3220" w:author="Andrija Ilic" w:date="2015-09-06T19:30:00Z"/>
          <w:b/>
        </w:rPr>
        <w:pPrChange w:id="3221" w:author="Boni" w:date="2014-09-07T21:13:00Z">
          <w:pPr>
            <w:jc w:val="center"/>
          </w:pPr>
        </w:pPrChange>
      </w:pPr>
    </w:p>
    <w:p w14:paraId="00B08F3E" w14:textId="161F8610" w:rsidR="00252993" w:rsidDel="006207E5" w:rsidRDefault="00C07A10">
      <w:pPr>
        <w:rPr>
          <w:ins w:id="3222" w:author="Boni" w:date="2014-09-07T21:16:00Z"/>
          <w:del w:id="3223" w:author="Andrija Ilic" w:date="2015-09-06T19:30:00Z"/>
          <w:b/>
        </w:rPr>
        <w:pPrChange w:id="3224" w:author="Boni" w:date="2014-09-07T21:13:00Z">
          <w:pPr>
            <w:jc w:val="center"/>
          </w:pPr>
        </w:pPrChange>
      </w:pPr>
      <w:ins w:id="3225" w:author="Boni" w:date="2014-09-07T21:13:00Z">
        <w:del w:id="3226" w:author="Andrija Ilic" w:date="2015-09-06T19:30:00Z">
          <w:r w:rsidDel="006207E5">
            <w:rPr>
              <w:b/>
            </w:rPr>
            <w:delText>ДС8</w:delText>
          </w:r>
          <w:r w:rsidRPr="003B30B1" w:rsidDel="006207E5">
            <w:rPr>
              <w:b/>
            </w:rPr>
            <w:delText>: Дијаграм секвенци за случај коришћења</w:delText>
          </w:r>
        </w:del>
      </w:ins>
      <w:ins w:id="3227" w:author="Boni" w:date="2014-09-07T21:19:00Z">
        <w:del w:id="3228" w:author="Andrija Ilic" w:date="2015-09-06T19:30:00Z">
          <w:r w:rsidR="006D4D7C" w:rsidDel="006207E5">
            <w:rPr>
              <w:b/>
            </w:rPr>
            <w:delText>: Брисање рачуна</w:delText>
          </w:r>
        </w:del>
      </w:ins>
    </w:p>
    <w:p w14:paraId="1073FE57" w14:textId="5266C9E9" w:rsidR="002441C7" w:rsidDel="006207E5" w:rsidRDefault="002441C7" w:rsidP="002441C7">
      <w:pPr>
        <w:rPr>
          <w:ins w:id="3229" w:author="Boni" w:date="2014-09-07T21:16:00Z"/>
          <w:del w:id="3230" w:author="Andrija Ilic" w:date="2015-09-06T19:30:00Z"/>
          <w:b/>
        </w:rPr>
      </w:pPr>
      <w:ins w:id="3231" w:author="Boni" w:date="2014-09-07T21:16:00Z">
        <w:del w:id="3232" w:author="Andrija Ilic" w:date="2015-09-06T19:30:00Z">
          <w:r w:rsidDel="006207E5">
            <w:rPr>
              <w:b/>
            </w:rPr>
            <w:delText>Основни сценарио СК</w:delText>
          </w:r>
        </w:del>
      </w:ins>
    </w:p>
    <w:p w14:paraId="4CF107A7" w14:textId="26A93A07" w:rsidR="002441C7" w:rsidDel="006207E5" w:rsidRDefault="002441C7" w:rsidP="002441C7">
      <w:pPr>
        <w:pStyle w:val="ListParagraph"/>
        <w:numPr>
          <w:ilvl w:val="0"/>
          <w:numId w:val="33"/>
        </w:numPr>
        <w:ind w:left="720"/>
        <w:rPr>
          <w:ins w:id="3233" w:author="Boni" w:date="2014-09-07T21:16:00Z"/>
          <w:del w:id="3234" w:author="Andrija Ilic" w:date="2015-09-06T19:30:00Z"/>
        </w:rPr>
      </w:pPr>
      <w:ins w:id="3235" w:author="Boni" w:date="2014-09-07T21:16:00Z">
        <w:del w:id="3236" w:author="Andrija Ilic" w:date="2015-09-06T19:30: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55BF71EA" w14:textId="12DA954C" w:rsidR="002441C7" w:rsidRPr="007267C8" w:rsidDel="006207E5" w:rsidRDefault="002441C7" w:rsidP="002441C7">
      <w:pPr>
        <w:pStyle w:val="ListParagraph"/>
        <w:numPr>
          <w:ilvl w:val="0"/>
          <w:numId w:val="33"/>
        </w:numPr>
        <w:ind w:left="720"/>
        <w:rPr>
          <w:ins w:id="3237" w:author="Boni" w:date="2014-09-07T21:29:00Z"/>
          <w:del w:id="3238" w:author="Andrija Ilic" w:date="2015-09-06T19:30:00Z"/>
        </w:rPr>
      </w:pPr>
      <w:ins w:id="3239" w:author="Boni" w:date="2014-09-07T21:16:00Z">
        <w:del w:id="3240" w:author="Andrija Ilic" w:date="2015-09-06T19:30: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C81F0E1" w14:textId="5EB7F737" w:rsidR="00252993" w:rsidDel="006207E5" w:rsidRDefault="00252993">
      <w:pPr>
        <w:pStyle w:val="ListParagraph"/>
        <w:rPr>
          <w:ins w:id="3241" w:author="Boni" w:date="2014-09-07T21:30:00Z"/>
          <w:del w:id="3242" w:author="Andrija Ilic" w:date="2015-09-06T19:30:00Z"/>
        </w:rPr>
        <w:pPrChange w:id="3243" w:author="Boni" w:date="2014-09-07T21:29:00Z">
          <w:pPr>
            <w:pStyle w:val="ListParagraph"/>
            <w:numPr>
              <w:numId w:val="33"/>
            </w:numPr>
            <w:ind w:left="786" w:hanging="360"/>
          </w:pPr>
        </w:pPrChange>
      </w:pPr>
      <w:ins w:id="3244" w:author="Boni" w:date="2014-09-07T21:29:00Z">
        <w:del w:id="3245" w:author="Andrija Ilic" w:date="2015-09-06T19:30:00Z">
          <w:r w:rsidDel="006207E5">
            <w:rPr>
              <w:noProof/>
              <w:rPrChange w:id="3246" w:author="Unknown">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37"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6D4D7C" w:rsidDel="006207E5" w:rsidRDefault="007267C8" w:rsidP="007267C8">
      <w:pPr>
        <w:rPr>
          <w:ins w:id="3247" w:author="Boni" w:date="2014-09-07T21:30:00Z"/>
          <w:del w:id="3248" w:author="Andrija Ilic" w:date="2015-09-06T19:30:00Z"/>
        </w:rPr>
      </w:pPr>
      <w:ins w:id="3249" w:author="Boni" w:date="2014-09-07T21:30:00Z">
        <w:del w:id="3250" w:author="Andrija Ilic" w:date="2015-09-06T19:30:00Z">
          <w:r w:rsidRPr="00B92805" w:rsidDel="006207E5">
            <w:delText xml:space="preserve">Дијаграм </w:delText>
          </w:r>
          <w:r w:rsidDel="006207E5">
            <w:delText>1</w:delText>
          </w:r>
        </w:del>
      </w:ins>
      <w:ins w:id="3251" w:author="Boni" w:date="2014-09-07T22:07:00Z">
        <w:del w:id="3252" w:author="Andrija Ilic" w:date="2015-09-06T19:30:00Z">
          <w:r w:rsidR="00003635" w:rsidDel="006207E5">
            <w:delText>7</w:delText>
          </w:r>
        </w:del>
      </w:ins>
      <w:ins w:id="3253" w:author="Boni" w:date="2014-09-07T21:30:00Z">
        <w:del w:id="3254" w:author="Andrija Ilic" w:date="2015-09-06T19:30:00Z">
          <w:r w:rsidRPr="00B92805" w:rsidDel="006207E5">
            <w:delText>. Случај коришћења</w:delText>
          </w:r>
          <w:r w:rsidRPr="00675F2A" w:rsidDel="006207E5">
            <w:delText xml:space="preserve">: Брисање </w:delText>
          </w:r>
          <w:r w:rsidDel="006207E5">
            <w:delText xml:space="preserve">рачуна </w:delText>
          </w:r>
        </w:del>
      </w:ins>
    </w:p>
    <w:p w14:paraId="542DE36C" w14:textId="641A670C" w:rsidR="00252993" w:rsidDel="006207E5" w:rsidRDefault="00252993">
      <w:pPr>
        <w:pStyle w:val="ListParagraph"/>
        <w:rPr>
          <w:ins w:id="3255" w:author="Boni" w:date="2014-09-07T21:16:00Z"/>
          <w:del w:id="3256" w:author="Andrija Ilic" w:date="2015-09-06T19:30:00Z"/>
        </w:rPr>
        <w:pPrChange w:id="3257" w:author="Boni" w:date="2014-09-07T21:29:00Z">
          <w:pPr>
            <w:pStyle w:val="ListParagraph"/>
            <w:numPr>
              <w:numId w:val="33"/>
            </w:numPr>
            <w:ind w:left="786" w:hanging="360"/>
          </w:pPr>
        </w:pPrChange>
      </w:pPr>
    </w:p>
    <w:p w14:paraId="7F7A77FA" w14:textId="63F03550" w:rsidR="002441C7" w:rsidDel="006207E5" w:rsidRDefault="002441C7" w:rsidP="002441C7">
      <w:pPr>
        <w:rPr>
          <w:ins w:id="3258" w:author="Boni" w:date="2014-09-07T21:16:00Z"/>
          <w:del w:id="3259" w:author="Andrija Ilic" w:date="2015-09-06T19:30:00Z"/>
          <w:b/>
        </w:rPr>
      </w:pPr>
      <w:ins w:id="3260" w:author="Boni" w:date="2014-09-07T21:16:00Z">
        <w:del w:id="3261" w:author="Andrija Ilic" w:date="2015-09-06T19:30:00Z">
          <w:r w:rsidDel="006207E5">
            <w:rPr>
              <w:b/>
            </w:rPr>
            <w:delText>Алтернативни сценарио:</w:delText>
          </w:r>
        </w:del>
      </w:ins>
    </w:p>
    <w:p w14:paraId="1859B88B" w14:textId="1E056B55" w:rsidR="002441C7" w:rsidDel="006207E5" w:rsidRDefault="002441C7" w:rsidP="002441C7">
      <w:pPr>
        <w:rPr>
          <w:ins w:id="3262" w:author="Boni" w:date="2014-09-07T21:29:00Z"/>
          <w:del w:id="3263" w:author="Andrija Ilic" w:date="2015-09-06T19:30:00Z"/>
        </w:rPr>
      </w:pPr>
      <w:ins w:id="3264" w:author="Boni" w:date="2014-09-07T21:16:00Z">
        <w:del w:id="3265" w:author="Andrija Ilic" w:date="2015-09-06T19:30: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450976C0" w14:textId="23770DDE" w:rsidR="007267C8" w:rsidDel="006207E5" w:rsidRDefault="00252993" w:rsidP="002441C7">
      <w:pPr>
        <w:rPr>
          <w:ins w:id="3266" w:author="Boni" w:date="2014-09-07T21:30:00Z"/>
          <w:del w:id="3267" w:author="Andrija Ilic" w:date="2015-09-06T19:30:00Z"/>
        </w:rPr>
      </w:pPr>
      <w:ins w:id="3268" w:author="Boni" w:date="2014-09-07T21:30:00Z">
        <w:del w:id="3269" w:author="Andrija Ilic" w:date="2015-09-06T19:30:00Z">
          <w:r w:rsidDel="006207E5">
            <w:rPr>
              <w:noProof/>
              <w:rPrChange w:id="3270" w:author="Unknown">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38"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6D4D7C" w:rsidDel="006207E5" w:rsidRDefault="007267C8" w:rsidP="007267C8">
      <w:pPr>
        <w:rPr>
          <w:ins w:id="3271" w:author="Boni" w:date="2014-09-07T21:30:00Z"/>
          <w:del w:id="3272" w:author="Andrija Ilic" w:date="2015-09-06T19:30:00Z"/>
        </w:rPr>
      </w:pPr>
      <w:ins w:id="3273" w:author="Boni" w:date="2014-09-07T21:30:00Z">
        <w:del w:id="3274" w:author="Andrija Ilic" w:date="2015-09-06T19:30:00Z">
          <w:r w:rsidRPr="00B92805" w:rsidDel="006207E5">
            <w:delText xml:space="preserve">Дијаграм </w:delText>
          </w:r>
          <w:r w:rsidDel="006207E5">
            <w:delText>1</w:delText>
          </w:r>
        </w:del>
      </w:ins>
      <w:ins w:id="3275" w:author="Boni" w:date="2014-09-07T22:07:00Z">
        <w:del w:id="3276" w:author="Andrija Ilic" w:date="2015-09-06T19:30:00Z">
          <w:r w:rsidR="00003635" w:rsidDel="006207E5">
            <w:delText>8</w:delText>
          </w:r>
        </w:del>
      </w:ins>
      <w:ins w:id="3277" w:author="Boni" w:date="2014-09-07T21:30:00Z">
        <w:del w:id="3278" w:author="Andrija Ilic" w:date="2015-09-06T19:30:00Z">
          <w:r w:rsidRPr="00B92805" w:rsidDel="006207E5">
            <w:delText>. Случај коришћења</w:delText>
          </w:r>
          <w:r w:rsidRPr="00675F2A" w:rsidDel="006207E5">
            <w:delText xml:space="preserve">: Брисање </w:delText>
          </w:r>
          <w:r w:rsidDel="006207E5">
            <w:delText>рачуна – алтернативни сценарио</w:delText>
          </w:r>
        </w:del>
      </w:ins>
    </w:p>
    <w:p w14:paraId="61707B23" w14:textId="6C393D42" w:rsidR="007267C8" w:rsidRPr="007267C8" w:rsidDel="006207E5" w:rsidRDefault="007267C8" w:rsidP="002441C7">
      <w:pPr>
        <w:rPr>
          <w:ins w:id="3279" w:author="Boni" w:date="2014-09-07T21:16:00Z"/>
          <w:del w:id="3280" w:author="Andrija Ilic" w:date="2015-09-06T19:30:00Z"/>
        </w:rPr>
      </w:pPr>
    </w:p>
    <w:p w14:paraId="3330E11B" w14:textId="6AEFF9EC" w:rsidR="00252993" w:rsidDel="006207E5" w:rsidRDefault="00252993">
      <w:pPr>
        <w:rPr>
          <w:ins w:id="3281" w:author="Boni" w:date="2014-09-07T21:13:00Z"/>
          <w:del w:id="3282" w:author="Andrija Ilic" w:date="2015-09-06T19:30:00Z"/>
          <w:b/>
        </w:rPr>
        <w:pPrChange w:id="3283" w:author="Boni" w:date="2014-09-07T21:13:00Z">
          <w:pPr>
            <w:jc w:val="center"/>
          </w:pPr>
        </w:pPrChange>
      </w:pPr>
    </w:p>
    <w:p w14:paraId="75389828" w14:textId="3078273A" w:rsidR="00252993" w:rsidDel="006207E5" w:rsidRDefault="00C07A10">
      <w:pPr>
        <w:rPr>
          <w:ins w:id="3284" w:author="Boni" w:date="2014-09-07T21:16:00Z"/>
          <w:del w:id="3285" w:author="Andrija Ilic" w:date="2015-09-06T19:30:00Z"/>
          <w:b/>
        </w:rPr>
        <w:pPrChange w:id="3286" w:author="Boni" w:date="2014-09-07T21:13:00Z">
          <w:pPr>
            <w:jc w:val="center"/>
          </w:pPr>
        </w:pPrChange>
      </w:pPr>
      <w:ins w:id="3287" w:author="Boni" w:date="2014-09-07T21:13:00Z">
        <w:del w:id="3288" w:author="Andrija Ilic" w:date="2015-09-06T19:30:00Z">
          <w:r w:rsidDel="006207E5">
            <w:rPr>
              <w:b/>
            </w:rPr>
            <w:delText>ДС9</w:delText>
          </w:r>
          <w:r w:rsidRPr="003B30B1" w:rsidDel="006207E5">
            <w:rPr>
              <w:b/>
            </w:rPr>
            <w:delText>: Дијаграм секвенци за случај коришћења</w:delText>
          </w:r>
        </w:del>
      </w:ins>
      <w:ins w:id="3289" w:author="Boni" w:date="2014-09-07T21:19:00Z">
        <w:del w:id="3290" w:author="Andrija Ilic" w:date="2015-09-06T19:30:00Z">
          <w:r w:rsidR="006D4D7C" w:rsidDel="006207E5">
            <w:rPr>
              <w:b/>
            </w:rPr>
            <w:delText xml:space="preserve">: </w:delText>
          </w:r>
        </w:del>
      </w:ins>
      <w:ins w:id="3291" w:author="Boni" w:date="2014-09-07T21:20:00Z">
        <w:del w:id="3292" w:author="Andrija Ilic" w:date="2015-09-06T19:30:00Z">
          <w:r w:rsidR="006D4D7C" w:rsidDel="006207E5">
            <w:rPr>
              <w:b/>
            </w:rPr>
            <w:delText>Преглед</w:delText>
          </w:r>
        </w:del>
      </w:ins>
      <w:ins w:id="3293" w:author="Boni" w:date="2014-09-07T21:19:00Z">
        <w:del w:id="3294" w:author="Andrija Ilic" w:date="2015-09-06T19:30:00Z">
          <w:r w:rsidR="006D4D7C" w:rsidDel="006207E5">
            <w:rPr>
              <w:b/>
            </w:rPr>
            <w:delText xml:space="preserve"> корисника</w:delText>
          </w:r>
        </w:del>
      </w:ins>
    </w:p>
    <w:p w14:paraId="17321E16" w14:textId="0C859E29" w:rsidR="006D4D7C" w:rsidDel="006207E5" w:rsidRDefault="006D4D7C" w:rsidP="006D4D7C">
      <w:pPr>
        <w:rPr>
          <w:ins w:id="3295" w:author="Boni" w:date="2014-09-07T21:16:00Z"/>
          <w:del w:id="3296" w:author="Andrija Ilic" w:date="2015-09-06T19:30:00Z"/>
          <w:b/>
        </w:rPr>
      </w:pPr>
      <w:ins w:id="3297" w:author="Boni" w:date="2014-09-07T21:16:00Z">
        <w:del w:id="3298" w:author="Andrija Ilic" w:date="2015-09-06T19:30:00Z">
          <w:r w:rsidDel="006207E5">
            <w:rPr>
              <w:b/>
            </w:rPr>
            <w:delText>Основни сценарио СК</w:delText>
          </w:r>
        </w:del>
      </w:ins>
    </w:p>
    <w:p w14:paraId="78B8E6AA" w14:textId="507380E0" w:rsidR="006D4D7C" w:rsidDel="006207E5" w:rsidRDefault="006D4D7C" w:rsidP="006D4D7C">
      <w:pPr>
        <w:pStyle w:val="ListParagraph"/>
        <w:numPr>
          <w:ilvl w:val="0"/>
          <w:numId w:val="34"/>
        </w:numPr>
        <w:rPr>
          <w:ins w:id="3299" w:author="Boni" w:date="2014-09-07T21:16:00Z"/>
          <w:del w:id="3300" w:author="Andrija Ilic" w:date="2015-09-06T19:30:00Z"/>
        </w:rPr>
      </w:pPr>
      <w:ins w:id="3301" w:author="Boni" w:date="2014-09-07T21:16:00Z">
        <w:del w:id="3302" w:author="Andrija Ilic" w:date="2015-09-06T19:30: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875FC32" w14:textId="7724BFC3" w:rsidR="006D4D7C" w:rsidRPr="006856BA" w:rsidDel="006207E5" w:rsidRDefault="006D4D7C" w:rsidP="006D4D7C">
      <w:pPr>
        <w:pStyle w:val="ListParagraph"/>
        <w:numPr>
          <w:ilvl w:val="0"/>
          <w:numId w:val="34"/>
        </w:numPr>
        <w:rPr>
          <w:ins w:id="3303" w:author="Boni" w:date="2014-09-07T21:35:00Z"/>
          <w:del w:id="3304" w:author="Andrija Ilic" w:date="2015-09-06T19:30:00Z"/>
        </w:rPr>
      </w:pPr>
      <w:ins w:id="3305" w:author="Boni" w:date="2014-09-07T21:16:00Z">
        <w:del w:id="3306" w:author="Andrija Ilic" w:date="2015-09-06T19:30: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1158EE7F" w14:textId="57DD9FF0" w:rsidR="00252993" w:rsidDel="006207E5" w:rsidRDefault="00252993">
      <w:pPr>
        <w:pStyle w:val="ListParagraph"/>
        <w:ind w:left="786"/>
        <w:rPr>
          <w:ins w:id="3307" w:author="Boni" w:date="2014-09-07T21:33:00Z"/>
          <w:del w:id="3308" w:author="Andrija Ilic" w:date="2015-09-06T19:30:00Z"/>
        </w:rPr>
        <w:pPrChange w:id="3309" w:author="Boni" w:date="2014-09-07T21:35:00Z">
          <w:pPr>
            <w:pStyle w:val="ListParagraph"/>
            <w:numPr>
              <w:numId w:val="34"/>
            </w:numPr>
            <w:ind w:left="786" w:hanging="360"/>
          </w:pPr>
        </w:pPrChange>
      </w:pPr>
    </w:p>
    <w:p w14:paraId="1BC239EF" w14:textId="788D92B1" w:rsidR="00252993" w:rsidDel="006207E5" w:rsidRDefault="00252993">
      <w:pPr>
        <w:pStyle w:val="ListParagraph"/>
        <w:ind w:left="786"/>
        <w:rPr>
          <w:ins w:id="3310" w:author="Boni" w:date="2014-09-07T21:35:00Z"/>
          <w:del w:id="3311" w:author="Andrija Ilic" w:date="2015-09-06T19:30:00Z"/>
        </w:rPr>
        <w:pPrChange w:id="3312" w:author="Boni" w:date="2014-09-07T21:33:00Z">
          <w:pPr>
            <w:pStyle w:val="ListParagraph"/>
            <w:numPr>
              <w:numId w:val="34"/>
            </w:numPr>
            <w:ind w:left="786" w:hanging="360"/>
          </w:pPr>
        </w:pPrChange>
      </w:pPr>
      <w:ins w:id="3313" w:author="Boni" w:date="2014-09-07T21:34:00Z">
        <w:del w:id="3314" w:author="Andrija Ilic" w:date="2015-09-06T19:30:00Z">
          <w:r w:rsidDel="006207E5">
            <w:rPr>
              <w:noProof/>
              <w:rPrChange w:id="3315" w:author="Unknown">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39"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6D4D7C" w:rsidDel="006207E5" w:rsidRDefault="006856BA" w:rsidP="006856BA">
      <w:pPr>
        <w:rPr>
          <w:ins w:id="3316" w:author="Boni" w:date="2014-09-07T21:35:00Z"/>
          <w:del w:id="3317" w:author="Andrija Ilic" w:date="2015-09-06T19:30:00Z"/>
        </w:rPr>
      </w:pPr>
      <w:ins w:id="3318" w:author="Boni" w:date="2014-09-07T21:35:00Z">
        <w:del w:id="3319" w:author="Andrija Ilic" w:date="2015-09-06T19:30:00Z">
          <w:r w:rsidRPr="00B92805" w:rsidDel="006207E5">
            <w:delText xml:space="preserve">Дијаграм </w:delText>
          </w:r>
          <w:r w:rsidDel="006207E5">
            <w:delText>1</w:delText>
          </w:r>
        </w:del>
      </w:ins>
      <w:ins w:id="3320" w:author="Boni" w:date="2014-09-07T22:07:00Z">
        <w:del w:id="3321" w:author="Andrija Ilic" w:date="2015-09-06T19:30:00Z">
          <w:r w:rsidR="00003635" w:rsidDel="006207E5">
            <w:delText>9</w:delText>
          </w:r>
        </w:del>
      </w:ins>
      <w:ins w:id="3322" w:author="Boni" w:date="2014-09-07T21:35:00Z">
        <w:del w:id="3323" w:author="Andrija Ilic" w:date="2015-09-06T19:30:00Z">
          <w:r w:rsidRPr="00B92805" w:rsidDel="006207E5">
            <w:delText>. Случај коришћења</w:delText>
          </w:r>
          <w:r w:rsidRPr="00675F2A" w:rsidDel="006207E5">
            <w:delText xml:space="preserve">: </w:delText>
          </w:r>
          <w:r w:rsidDel="006207E5">
            <w:delText xml:space="preserve">Преглед корисника </w:delText>
          </w:r>
        </w:del>
      </w:ins>
    </w:p>
    <w:p w14:paraId="65995401" w14:textId="25D99C31" w:rsidR="00252993" w:rsidDel="006207E5" w:rsidRDefault="00252993">
      <w:pPr>
        <w:pStyle w:val="ListParagraph"/>
        <w:ind w:left="786"/>
        <w:rPr>
          <w:ins w:id="3324" w:author="Boni" w:date="2014-09-07T21:16:00Z"/>
          <w:del w:id="3325" w:author="Andrija Ilic" w:date="2015-09-06T19:30:00Z"/>
        </w:rPr>
        <w:pPrChange w:id="3326" w:author="Boni" w:date="2014-09-07T21:33:00Z">
          <w:pPr>
            <w:pStyle w:val="ListParagraph"/>
            <w:numPr>
              <w:numId w:val="34"/>
            </w:numPr>
            <w:ind w:left="786" w:hanging="360"/>
          </w:pPr>
        </w:pPrChange>
      </w:pPr>
    </w:p>
    <w:p w14:paraId="4638A22C" w14:textId="2849C00B" w:rsidR="006D4D7C" w:rsidDel="006207E5" w:rsidRDefault="006D4D7C" w:rsidP="006D4D7C">
      <w:pPr>
        <w:rPr>
          <w:ins w:id="3327" w:author="Boni" w:date="2014-09-07T21:16:00Z"/>
          <w:del w:id="3328" w:author="Andrija Ilic" w:date="2015-09-06T19:30:00Z"/>
          <w:b/>
        </w:rPr>
      </w:pPr>
      <w:ins w:id="3329" w:author="Boni" w:date="2014-09-07T21:16:00Z">
        <w:del w:id="3330" w:author="Andrija Ilic" w:date="2015-09-06T19:30:00Z">
          <w:r w:rsidDel="006207E5">
            <w:rPr>
              <w:b/>
            </w:rPr>
            <w:delText>Алтернативни сценарио:</w:delText>
          </w:r>
        </w:del>
      </w:ins>
    </w:p>
    <w:p w14:paraId="05B25CD6" w14:textId="6922EEE8" w:rsidR="006D4D7C" w:rsidDel="006207E5" w:rsidRDefault="006D4D7C" w:rsidP="006D4D7C">
      <w:pPr>
        <w:rPr>
          <w:ins w:id="3331" w:author="Boni" w:date="2014-09-07T21:34:00Z"/>
          <w:del w:id="3332" w:author="Andrija Ilic" w:date="2015-09-06T19:30:00Z"/>
        </w:rPr>
      </w:pPr>
      <w:ins w:id="3333" w:author="Boni" w:date="2014-09-07T21:16:00Z">
        <w:del w:id="3334" w:author="Andrija Ilic" w:date="2015-09-06T19:30: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26A031F8" w14:textId="7A94DA23" w:rsidR="006856BA" w:rsidDel="006207E5" w:rsidRDefault="00252993" w:rsidP="006D4D7C">
      <w:pPr>
        <w:rPr>
          <w:ins w:id="3335" w:author="Boni" w:date="2014-09-07T21:35:00Z"/>
          <w:del w:id="3336" w:author="Andrija Ilic" w:date="2015-09-06T19:30:00Z"/>
        </w:rPr>
      </w:pPr>
      <w:ins w:id="3337" w:author="Boni" w:date="2014-09-07T21:35:00Z">
        <w:del w:id="3338" w:author="Andrija Ilic" w:date="2015-09-06T19:30:00Z">
          <w:r w:rsidDel="006207E5">
            <w:rPr>
              <w:noProof/>
              <w:rPrChange w:id="3339" w:author="Unknown">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40"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6D4D7C" w:rsidDel="006207E5" w:rsidRDefault="006856BA" w:rsidP="006856BA">
      <w:pPr>
        <w:rPr>
          <w:ins w:id="3340" w:author="Boni" w:date="2014-09-07T21:35:00Z"/>
          <w:del w:id="3341" w:author="Andrija Ilic" w:date="2015-09-06T19:30:00Z"/>
        </w:rPr>
      </w:pPr>
      <w:ins w:id="3342" w:author="Boni" w:date="2014-09-07T21:35:00Z">
        <w:del w:id="3343" w:author="Andrija Ilic" w:date="2015-09-06T19:30:00Z">
          <w:r w:rsidRPr="00B92805" w:rsidDel="006207E5">
            <w:delText xml:space="preserve">Дијаграм </w:delText>
          </w:r>
        </w:del>
      </w:ins>
      <w:ins w:id="3344" w:author="Boni" w:date="2014-09-07T22:07:00Z">
        <w:del w:id="3345" w:author="Andrija Ilic" w:date="2015-09-06T19:30:00Z">
          <w:r w:rsidR="00003635" w:rsidDel="006207E5">
            <w:delText>20</w:delText>
          </w:r>
        </w:del>
      </w:ins>
      <w:ins w:id="3346" w:author="Boni" w:date="2014-09-07T21:35:00Z">
        <w:del w:id="3347" w:author="Andrija Ilic" w:date="2015-09-06T19:30:00Z">
          <w:r w:rsidRPr="00B92805" w:rsidDel="006207E5">
            <w:delText>. Случај коришћења</w:delText>
          </w:r>
          <w:r w:rsidRPr="00675F2A" w:rsidDel="006207E5">
            <w:delText xml:space="preserve">: </w:delText>
          </w:r>
          <w:r w:rsidDel="006207E5">
            <w:delText>Преглед корисника – алтернативни сценарио</w:delText>
          </w:r>
        </w:del>
      </w:ins>
    </w:p>
    <w:p w14:paraId="0D79ACC1" w14:textId="06FFFED7" w:rsidR="006856BA" w:rsidRPr="006856BA" w:rsidDel="006207E5" w:rsidRDefault="006856BA" w:rsidP="006D4D7C">
      <w:pPr>
        <w:rPr>
          <w:ins w:id="3348" w:author="Boni" w:date="2014-09-07T21:16:00Z"/>
          <w:del w:id="3349" w:author="Andrija Ilic" w:date="2015-09-06T19:30:00Z"/>
        </w:rPr>
      </w:pPr>
    </w:p>
    <w:p w14:paraId="0FE513BA" w14:textId="25E03B66" w:rsidR="00252993" w:rsidDel="006207E5" w:rsidRDefault="00252993">
      <w:pPr>
        <w:rPr>
          <w:ins w:id="3350" w:author="Boni" w:date="2014-09-07T21:13:00Z"/>
          <w:del w:id="3351" w:author="Andrija Ilic" w:date="2015-09-06T19:30:00Z"/>
          <w:b/>
        </w:rPr>
        <w:pPrChange w:id="3352" w:author="Boni" w:date="2014-09-07T21:13:00Z">
          <w:pPr>
            <w:jc w:val="center"/>
          </w:pPr>
        </w:pPrChange>
      </w:pPr>
    </w:p>
    <w:p w14:paraId="62326F1B" w14:textId="26F06490" w:rsidR="00252993" w:rsidDel="006207E5" w:rsidRDefault="00C07A10">
      <w:pPr>
        <w:rPr>
          <w:ins w:id="3353" w:author="Boni" w:date="2014-09-07T21:17:00Z"/>
          <w:del w:id="3354" w:author="Andrija Ilic" w:date="2015-09-06T19:30:00Z"/>
          <w:b/>
        </w:rPr>
        <w:pPrChange w:id="3355" w:author="Boni" w:date="2014-09-07T21:13:00Z">
          <w:pPr>
            <w:jc w:val="center"/>
          </w:pPr>
        </w:pPrChange>
      </w:pPr>
      <w:ins w:id="3356" w:author="Boni" w:date="2014-09-07T21:13:00Z">
        <w:del w:id="3357" w:author="Andrija Ilic" w:date="2015-09-06T19:30:00Z">
          <w:r w:rsidDel="006207E5">
            <w:rPr>
              <w:b/>
            </w:rPr>
            <w:delText>ДС10</w:delText>
          </w:r>
          <w:r w:rsidRPr="003B30B1" w:rsidDel="006207E5">
            <w:rPr>
              <w:b/>
            </w:rPr>
            <w:delText>: Дијаграм секвенци за случај коришћења</w:delText>
          </w:r>
        </w:del>
      </w:ins>
      <w:ins w:id="3358" w:author="Boni" w:date="2014-09-07T21:19:00Z">
        <w:del w:id="3359" w:author="Andrija Ilic" w:date="2015-09-06T19:30:00Z">
          <w:r w:rsidR="006D4D7C" w:rsidDel="006207E5">
            <w:rPr>
              <w:b/>
            </w:rPr>
            <w:delText>: Измена података о</w:delText>
          </w:r>
        </w:del>
      </w:ins>
      <w:ins w:id="3360" w:author="Boni" w:date="2014-09-07T21:20:00Z">
        <w:del w:id="3361" w:author="Andrija Ilic" w:date="2015-09-06T19:30:00Z">
          <w:r w:rsidR="006D4D7C" w:rsidDel="006207E5">
            <w:rPr>
              <w:b/>
            </w:rPr>
            <w:delText xml:space="preserve"> кориснику</w:delText>
          </w:r>
        </w:del>
      </w:ins>
    </w:p>
    <w:p w14:paraId="43DD42EA" w14:textId="6F4EADEB" w:rsidR="006D4D7C" w:rsidDel="006207E5" w:rsidRDefault="006D4D7C" w:rsidP="006D4D7C">
      <w:pPr>
        <w:rPr>
          <w:ins w:id="3362" w:author="Boni" w:date="2014-09-07T21:17:00Z"/>
          <w:del w:id="3363" w:author="Andrija Ilic" w:date="2015-09-06T19:30:00Z"/>
          <w:b/>
        </w:rPr>
      </w:pPr>
      <w:ins w:id="3364" w:author="Boni" w:date="2014-09-07T21:17:00Z">
        <w:del w:id="3365" w:author="Andrija Ilic" w:date="2015-09-06T19:30:00Z">
          <w:r w:rsidDel="006207E5">
            <w:rPr>
              <w:b/>
            </w:rPr>
            <w:delText>Основни сценарио СК</w:delText>
          </w:r>
        </w:del>
      </w:ins>
    </w:p>
    <w:p w14:paraId="1A5CD843" w14:textId="327B5BE9" w:rsidR="006D4D7C" w:rsidDel="006207E5" w:rsidRDefault="006D4D7C" w:rsidP="006D4D7C">
      <w:pPr>
        <w:pStyle w:val="ListParagraph"/>
        <w:numPr>
          <w:ilvl w:val="0"/>
          <w:numId w:val="35"/>
        </w:numPr>
        <w:rPr>
          <w:ins w:id="3366" w:author="Boni" w:date="2014-09-07T21:17:00Z"/>
          <w:del w:id="3367" w:author="Andrija Ilic" w:date="2015-09-06T19:30:00Z"/>
        </w:rPr>
      </w:pPr>
      <w:ins w:id="3368" w:author="Boni" w:date="2014-09-07T21:17:00Z">
        <w:del w:id="3369" w:author="Andrija Ilic" w:date="2015-09-06T19:30: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6E1403A" w14:textId="68F86989" w:rsidR="006D4D7C" w:rsidRPr="00C05F3F" w:rsidDel="006207E5" w:rsidRDefault="006D4D7C" w:rsidP="006D4D7C">
      <w:pPr>
        <w:pStyle w:val="ListParagraph"/>
        <w:numPr>
          <w:ilvl w:val="0"/>
          <w:numId w:val="35"/>
        </w:numPr>
        <w:rPr>
          <w:ins w:id="3370" w:author="Boni" w:date="2014-09-07T21:37:00Z"/>
          <w:del w:id="3371" w:author="Andrija Ilic" w:date="2015-09-06T19:30:00Z"/>
        </w:rPr>
      </w:pPr>
      <w:ins w:id="3372" w:author="Boni" w:date="2014-09-07T21:17:00Z">
        <w:del w:id="3373" w:author="Andrija Ilic" w:date="2015-09-06T19:30: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3A69F29F" w14:textId="1CF5A16F" w:rsidR="00252993" w:rsidDel="006207E5" w:rsidRDefault="00252993">
      <w:pPr>
        <w:pStyle w:val="ListParagraph"/>
        <w:rPr>
          <w:ins w:id="3374" w:author="Boni" w:date="2014-09-07T21:37:00Z"/>
          <w:del w:id="3375" w:author="Andrija Ilic" w:date="2015-09-06T19:30:00Z"/>
        </w:rPr>
        <w:pPrChange w:id="3376" w:author="Boni" w:date="2014-09-07T21:37:00Z">
          <w:pPr>
            <w:pStyle w:val="ListParagraph"/>
            <w:numPr>
              <w:numId w:val="35"/>
            </w:numPr>
            <w:ind w:hanging="360"/>
          </w:pPr>
        </w:pPrChange>
      </w:pPr>
    </w:p>
    <w:p w14:paraId="0D8D99DA" w14:textId="07D87E38" w:rsidR="00252993" w:rsidDel="006207E5" w:rsidRDefault="00252993">
      <w:pPr>
        <w:pStyle w:val="ListParagraph"/>
        <w:rPr>
          <w:ins w:id="3377" w:author="Boni" w:date="2014-09-07T21:38:00Z"/>
          <w:del w:id="3378" w:author="Andrija Ilic" w:date="2015-09-06T19:30:00Z"/>
        </w:rPr>
        <w:pPrChange w:id="3379" w:author="Boni" w:date="2014-09-07T21:37:00Z">
          <w:pPr>
            <w:pStyle w:val="ListParagraph"/>
            <w:numPr>
              <w:numId w:val="35"/>
            </w:numPr>
            <w:ind w:hanging="360"/>
          </w:pPr>
        </w:pPrChange>
      </w:pPr>
      <w:ins w:id="3380" w:author="Boni" w:date="2014-09-07T21:37:00Z">
        <w:del w:id="3381" w:author="Andrija Ilic" w:date="2015-09-06T19:30:00Z">
          <w:r w:rsidDel="006207E5">
            <w:rPr>
              <w:noProof/>
              <w:rPrChange w:id="3382" w:author="Unknown">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41"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C05F3F" w:rsidDel="006207E5" w:rsidRDefault="00C05F3F" w:rsidP="00C05F3F">
      <w:pPr>
        <w:rPr>
          <w:ins w:id="3383" w:author="Boni" w:date="2014-09-07T21:38:00Z"/>
          <w:del w:id="3384" w:author="Andrija Ilic" w:date="2015-09-06T19:30:00Z"/>
        </w:rPr>
      </w:pPr>
      <w:ins w:id="3385" w:author="Boni" w:date="2014-09-07T21:38:00Z">
        <w:del w:id="3386" w:author="Andrija Ilic" w:date="2015-09-06T19:30:00Z">
          <w:r w:rsidRPr="00B92805" w:rsidDel="006207E5">
            <w:delText xml:space="preserve">Дијаграм </w:delText>
          </w:r>
        </w:del>
      </w:ins>
      <w:ins w:id="3387" w:author="Boni" w:date="2014-09-07T22:07:00Z">
        <w:del w:id="3388" w:author="Andrija Ilic" w:date="2015-09-06T19:30:00Z">
          <w:r w:rsidR="00003635" w:rsidDel="006207E5">
            <w:delText>21</w:delText>
          </w:r>
        </w:del>
      </w:ins>
      <w:ins w:id="3389" w:author="Boni" w:date="2014-09-07T21:38:00Z">
        <w:del w:id="3390" w:author="Andrija Ilic" w:date="2015-09-06T19:30:00Z">
          <w:r w:rsidRPr="00B92805" w:rsidDel="006207E5">
            <w:delText>. Случај коришћења</w:delText>
          </w:r>
          <w:r w:rsidRPr="00675F2A" w:rsidDel="006207E5">
            <w:delText xml:space="preserve">: </w:delText>
          </w:r>
          <w:r w:rsidR="005F3F8E" w:rsidRPr="005F3F8E" w:rsidDel="006207E5">
            <w:rPr>
              <w:rPrChange w:id="3391" w:author="Boni" w:date="2014-09-07T21:38:00Z">
                <w:rPr>
                  <w:b/>
                  <w:color w:val="0000FF" w:themeColor="hyperlink"/>
                  <w:u w:val="single"/>
                </w:rPr>
              </w:rPrChange>
            </w:rPr>
            <w:delText>Измена података о кориснику</w:delText>
          </w:r>
        </w:del>
      </w:ins>
    </w:p>
    <w:p w14:paraId="0D13AF83" w14:textId="00CD8B1E" w:rsidR="00252993" w:rsidDel="006207E5" w:rsidRDefault="00252993">
      <w:pPr>
        <w:pStyle w:val="ListParagraph"/>
        <w:rPr>
          <w:ins w:id="3392" w:author="Boni" w:date="2014-09-07T21:17:00Z"/>
          <w:del w:id="3393" w:author="Andrija Ilic" w:date="2015-09-06T19:30:00Z"/>
        </w:rPr>
        <w:pPrChange w:id="3394" w:author="Boni" w:date="2014-09-07T21:37:00Z">
          <w:pPr>
            <w:pStyle w:val="ListParagraph"/>
            <w:numPr>
              <w:numId w:val="35"/>
            </w:numPr>
            <w:ind w:hanging="360"/>
          </w:pPr>
        </w:pPrChange>
      </w:pPr>
    </w:p>
    <w:p w14:paraId="4740E7B1" w14:textId="685EA2E9" w:rsidR="006D4D7C" w:rsidDel="006207E5" w:rsidRDefault="006D4D7C" w:rsidP="006D4D7C">
      <w:pPr>
        <w:rPr>
          <w:ins w:id="3395" w:author="Boni" w:date="2014-09-07T21:17:00Z"/>
          <w:del w:id="3396" w:author="Andrija Ilic" w:date="2015-09-06T19:30:00Z"/>
          <w:b/>
        </w:rPr>
      </w:pPr>
      <w:ins w:id="3397" w:author="Boni" w:date="2014-09-07T21:17:00Z">
        <w:del w:id="3398" w:author="Andrija Ilic" w:date="2015-09-06T19:30:00Z">
          <w:r w:rsidDel="006207E5">
            <w:rPr>
              <w:b/>
            </w:rPr>
            <w:delText>Алтернативни сценарио:</w:delText>
          </w:r>
        </w:del>
      </w:ins>
    </w:p>
    <w:p w14:paraId="2005467F" w14:textId="33D3A921" w:rsidR="006D4D7C" w:rsidDel="006207E5" w:rsidRDefault="006D4D7C" w:rsidP="006D4D7C">
      <w:pPr>
        <w:rPr>
          <w:ins w:id="3399" w:author="Boni" w:date="2014-09-07T21:37:00Z"/>
          <w:del w:id="3400" w:author="Andrija Ilic" w:date="2015-09-06T19:30:00Z"/>
        </w:rPr>
      </w:pPr>
      <w:ins w:id="3401" w:author="Boni" w:date="2014-09-07T21:17:00Z">
        <w:del w:id="3402" w:author="Andrija Ilic" w:date="2015-09-06T19:30: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056E3DC6" w14:textId="1F8C3445" w:rsidR="00C05F3F" w:rsidRPr="00C05F3F" w:rsidDel="006207E5" w:rsidRDefault="00252993" w:rsidP="006D4D7C">
      <w:pPr>
        <w:rPr>
          <w:ins w:id="3403" w:author="Boni" w:date="2014-09-07T21:17:00Z"/>
          <w:del w:id="3404" w:author="Andrija Ilic" w:date="2015-09-06T19:30:00Z"/>
        </w:rPr>
      </w:pPr>
      <w:ins w:id="3405" w:author="Boni" w:date="2014-09-07T21:38:00Z">
        <w:del w:id="3406" w:author="Andrija Ilic" w:date="2015-09-06T19:30:00Z">
          <w:r w:rsidDel="006207E5">
            <w:rPr>
              <w:noProof/>
              <w:rPrChange w:id="3407" w:author="Unknown">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42"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6D4D7C" w:rsidDel="006207E5" w:rsidRDefault="00C05F3F" w:rsidP="00C05F3F">
      <w:pPr>
        <w:rPr>
          <w:ins w:id="3408" w:author="Boni" w:date="2014-09-07T21:38:00Z"/>
          <w:del w:id="3409" w:author="Andrija Ilic" w:date="2015-09-06T19:30:00Z"/>
        </w:rPr>
      </w:pPr>
      <w:ins w:id="3410" w:author="Boni" w:date="2014-09-07T21:38:00Z">
        <w:del w:id="3411" w:author="Andrija Ilic" w:date="2015-09-06T19:30:00Z">
          <w:r w:rsidRPr="00B92805" w:rsidDel="006207E5">
            <w:delText xml:space="preserve">Дијаграм </w:delText>
          </w:r>
        </w:del>
      </w:ins>
      <w:ins w:id="3412" w:author="Boni" w:date="2014-09-07T22:07:00Z">
        <w:del w:id="3413" w:author="Andrija Ilic" w:date="2015-09-06T19:30:00Z">
          <w:r w:rsidR="00003635" w:rsidDel="006207E5">
            <w:delText>22</w:delText>
          </w:r>
        </w:del>
      </w:ins>
      <w:ins w:id="3414" w:author="Boni" w:date="2014-09-07T21:38:00Z">
        <w:del w:id="3415" w:author="Andrija Ilic" w:date="2015-09-06T19:30:00Z">
          <w:r w:rsidRPr="00B92805" w:rsidDel="006207E5">
            <w:delText>. Случај коришћења</w:delText>
          </w:r>
          <w:r w:rsidRPr="00675F2A" w:rsidDel="006207E5">
            <w:delText xml:space="preserve">: </w:delText>
          </w:r>
          <w:r w:rsidRPr="00C05F3F" w:rsidDel="006207E5">
            <w:delText>Измена података о кориснику</w:delText>
          </w:r>
          <w:r w:rsidDel="006207E5">
            <w:delText xml:space="preserve"> – алтернативни сценарио</w:delText>
          </w:r>
        </w:del>
      </w:ins>
    </w:p>
    <w:p w14:paraId="6B2C66BB" w14:textId="434E0853" w:rsidR="00252993" w:rsidDel="006207E5" w:rsidRDefault="00252993">
      <w:pPr>
        <w:rPr>
          <w:ins w:id="3416" w:author="Boni" w:date="2014-09-07T21:13:00Z"/>
          <w:del w:id="3417" w:author="Andrija Ilic" w:date="2015-09-06T19:30:00Z"/>
          <w:b/>
        </w:rPr>
        <w:pPrChange w:id="3418" w:author="Boni" w:date="2014-09-07T21:13:00Z">
          <w:pPr>
            <w:jc w:val="center"/>
          </w:pPr>
        </w:pPrChange>
      </w:pPr>
    </w:p>
    <w:p w14:paraId="216DFA5D" w14:textId="21AF4013" w:rsidR="00352D60" w:rsidRPr="00611E1D" w:rsidDel="006207E5" w:rsidRDefault="00611E1D" w:rsidP="00611E1D">
      <w:pPr>
        <w:jc w:val="center"/>
        <w:rPr>
          <w:del w:id="3419" w:author="Andrija Ilic" w:date="2015-09-06T19:30:00Z"/>
          <w:b/>
        </w:rPr>
      </w:pPr>
      <w:del w:id="3420" w:author="Andrija Ilic" w:date="2015-09-06T19:30:00Z">
        <w:r w:rsidRPr="00611E1D" w:rsidDel="006207E5">
          <w:rPr>
            <w:b/>
          </w:rPr>
          <w:delText>Резултат анализе системских дијаграма секвенци:</w:delText>
        </w:r>
      </w:del>
    </w:p>
    <w:p w14:paraId="132A80F4" w14:textId="00BFF419" w:rsidR="00611E1D" w:rsidRPr="008B56DA" w:rsidDel="006207E5" w:rsidRDefault="00611E1D" w:rsidP="003B30B1">
      <w:pPr>
        <w:rPr>
          <w:del w:id="3421" w:author="Andrija Ilic" w:date="2015-09-06T19:30:00Z"/>
        </w:rPr>
      </w:pPr>
      <w:del w:id="3422" w:author="Andrija Ilic" w:date="2015-09-06T19:30:00Z">
        <w:r w:rsidDel="006207E5">
          <w:delText>1. izvrsiProveruKorisnika(korisnik):boolean</w:delText>
        </w:r>
        <w:r w:rsidDel="006207E5">
          <w:br/>
          <w:delText>2. pretraziPoslovnePartnere(poslovniPartener):PoslovniPartneri</w:delText>
        </w:r>
        <w:r w:rsidDel="006207E5">
          <w:br/>
          <w:delText>3.  kreiranjeRacuna(racun):void</w:delText>
        </w:r>
        <w:r w:rsidDel="006207E5">
          <w:br/>
          <w:delText>4. promenaStanjaProizvodaUsluga(proizvodUsluga):void</w:delText>
        </w:r>
        <w:r w:rsidDel="006207E5">
          <w:br/>
          <w:delText>5. sacuvajRacun(racun):void</w:delText>
        </w:r>
        <w:r w:rsidDel="006207E5">
          <w:br/>
          <w:delText>6. savuvajZaposlenog(zaposleni):void</w:delText>
        </w:r>
        <w:r w:rsidDel="006207E5">
          <w:br/>
          <w:delText>7.</w:delText>
        </w:r>
        <w:r w:rsidR="000E7A35" w:rsidDel="006207E5">
          <w:delText>p</w:delText>
        </w:r>
        <w:r w:rsidDel="006207E5">
          <w:delText>ronadjiRacun(racun):Racuni</w:delText>
        </w:r>
      </w:del>
      <w:ins w:id="3423" w:author="Boni" w:date="2014-09-07T21:38:00Z">
        <w:del w:id="3424" w:author="Andrija Ilic" w:date="2015-09-06T19:30:00Z">
          <w:r w:rsidR="008B56DA" w:rsidDel="006207E5">
            <w:br/>
          </w:r>
        </w:del>
      </w:ins>
      <w:ins w:id="3425" w:author="Boni" w:date="2014-09-07T21:39:00Z">
        <w:del w:id="3426" w:author="Andrija Ilic" w:date="2015-09-06T19:30:00Z">
          <w:r w:rsidR="008B56DA" w:rsidDel="006207E5">
            <w:delText>8.odjaviKorisnika(korisnik):void</w:delText>
          </w:r>
          <w:r w:rsidR="008B56DA" w:rsidDel="006207E5">
            <w:br/>
            <w:delText>9.</w:delText>
          </w:r>
        </w:del>
      </w:ins>
      <w:ins w:id="3427" w:author="Boni" w:date="2014-09-07T21:41:00Z">
        <w:del w:id="3428" w:author="Andrija Ilic" w:date="2015-09-06T19:30:00Z">
          <w:r w:rsidR="008B56DA" w:rsidDel="006207E5">
            <w:delText>obrisiKorisnika</w:delText>
          </w:r>
        </w:del>
      </w:ins>
      <w:ins w:id="3429" w:author="Boni" w:date="2014-09-07T21:39:00Z">
        <w:del w:id="3430" w:author="Andrija Ilic" w:date="2015-09-06T19:30:00Z">
          <w:r w:rsidR="008B56DA" w:rsidDel="006207E5">
            <w:delText>(</w:delText>
          </w:r>
        </w:del>
      </w:ins>
      <w:ins w:id="3431" w:author="Boni" w:date="2014-09-07T21:41:00Z">
        <w:del w:id="3432" w:author="Andrija Ilic" w:date="2015-09-06T19:30:00Z">
          <w:r w:rsidR="008B56DA" w:rsidDel="006207E5">
            <w:delText>korisnik</w:delText>
          </w:r>
        </w:del>
      </w:ins>
      <w:ins w:id="3433" w:author="Boni" w:date="2014-09-07T21:39:00Z">
        <w:del w:id="3434" w:author="Andrija Ilic" w:date="2015-09-06T19:30:00Z">
          <w:r w:rsidR="008B56DA" w:rsidDel="006207E5">
            <w:delText>)</w:delText>
          </w:r>
        </w:del>
      </w:ins>
      <w:ins w:id="3435" w:author="Boni" w:date="2014-09-07T21:41:00Z">
        <w:del w:id="3436" w:author="Andrija Ilic" w:date="2015-09-06T19:30:00Z">
          <w:r w:rsidR="008B56DA" w:rsidDel="006207E5">
            <w:delText>:void</w:delText>
          </w:r>
          <w:r w:rsidR="008B56DA" w:rsidDel="006207E5">
            <w:br/>
            <w:delText>10.obrisiRacun(racun):void</w:delText>
          </w:r>
          <w:r w:rsidR="008B56DA" w:rsidDel="006207E5">
            <w:br/>
            <w:delText>11.pronadjiKorisnika(korisnik):Korisnik</w:delText>
          </w:r>
        </w:del>
      </w:ins>
      <w:del w:id="3437" w:author="Andrija Ilic" w:date="2015-09-06T19:30:00Z">
        <w:r w:rsidDel="006207E5">
          <w:br/>
        </w:r>
      </w:del>
    </w:p>
    <w:p w14:paraId="60A1C8D6" w14:textId="7A48CB91" w:rsidR="00252993" w:rsidDel="006207E5" w:rsidRDefault="0058462B">
      <w:pPr>
        <w:pStyle w:val="Heading3"/>
        <w:rPr>
          <w:del w:id="3438" w:author="Andrija Ilic" w:date="2015-09-06T19:30:00Z"/>
        </w:rPr>
        <w:pPrChange w:id="3439" w:author="Boni" w:date="2014-09-07T22:03:00Z">
          <w:pPr>
            <w:pStyle w:val="Heading4"/>
          </w:pPr>
        </w:pPrChange>
      </w:pPr>
      <w:bookmarkStart w:id="3440" w:name="_Toc397909073"/>
      <w:del w:id="3441" w:author="Andrija Ilic" w:date="2015-09-06T19:30:00Z">
        <w:r w:rsidDel="006207E5">
          <w:delText>3.2.</w:delText>
        </w:r>
      </w:del>
      <w:ins w:id="3442" w:author="Boni" w:date="2014-09-07T22:02:00Z">
        <w:del w:id="3443" w:author="Andrija Ilic" w:date="2015-09-06T19:30:00Z">
          <w:r w:rsidR="00003635" w:rsidDel="006207E5">
            <w:delText>2</w:delText>
          </w:r>
        </w:del>
      </w:ins>
      <w:ins w:id="3444" w:author="Boni" w:date="2014-09-07T22:03:00Z">
        <w:del w:id="3445" w:author="Andrija Ilic" w:date="2015-09-06T19:30:00Z">
          <w:r w:rsidR="00003635" w:rsidDel="006207E5">
            <w:delText xml:space="preserve"> Понашање система - </w:delText>
          </w:r>
        </w:del>
      </w:ins>
      <w:del w:id="3446" w:author="Andrija Ilic" w:date="2015-09-06T19:30:00Z">
        <w:r w:rsidDel="006207E5">
          <w:delText>1.2</w:delText>
        </w:r>
      </w:del>
      <w:ins w:id="3447" w:author="Boni" w:date="2014-09-07T22:03:00Z">
        <w:del w:id="3448" w:author="Andrija Ilic" w:date="2015-09-06T19:30:00Z">
          <w:r w:rsidR="00003635" w:rsidDel="006207E5">
            <w:delText>Уговори о системским операцијама</w:delText>
          </w:r>
        </w:del>
      </w:ins>
      <w:bookmarkEnd w:id="3440"/>
      <w:del w:id="3449" w:author="Andrija Ilic" w:date="2015-09-06T19:30:00Z">
        <w:r w:rsidDel="006207E5">
          <w:delText>Дефинисање уговора</w:delText>
        </w:r>
      </w:del>
    </w:p>
    <w:p w14:paraId="39A29C6C" w14:textId="55B67681" w:rsidR="00611E1D" w:rsidDel="006207E5" w:rsidRDefault="00611E1D" w:rsidP="00611E1D">
      <w:pPr>
        <w:rPr>
          <w:del w:id="3450" w:author="Andrija Ilic" w:date="2015-09-06T19:30:00Z"/>
        </w:rPr>
      </w:pPr>
    </w:p>
    <w:p w14:paraId="2E57BD8B" w14:textId="3CB7FD30" w:rsidR="00611E1D" w:rsidDel="006207E5" w:rsidRDefault="00611E1D" w:rsidP="00611E1D">
      <w:pPr>
        <w:rPr>
          <w:del w:id="3451" w:author="Andrija Ilic" w:date="2015-09-06T19:30:00Z"/>
        </w:rPr>
      </w:pPr>
      <w:del w:id="3452" w:author="Andrija Ilic" w:date="2015-09-06T19:30:00Z">
        <w:r w:rsidRPr="00611E1D" w:rsidDel="006207E5">
          <w:rPr>
            <w:b/>
          </w:rPr>
          <w:delText>УГОВОР УГ1:</w:delText>
        </w:r>
        <w:r w:rsidR="000E7A35" w:rsidRPr="000E7A35" w:rsidDel="006207E5">
          <w:delText xml:space="preserve"> </w:delText>
        </w:r>
        <w:r w:rsidR="000E7A35" w:rsidDel="006207E5">
          <w:delText xml:space="preserve"> </w:delText>
        </w:r>
        <w:r w:rsidR="000E7A35" w:rsidRPr="000E7A35"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R="000E7A35" w:rsidDel="006207E5">
          <w:delText>-</w:delText>
        </w:r>
        <w:r w:rsidDel="006207E5">
          <w:br/>
        </w:r>
        <w:r w:rsidRPr="000E7A35" w:rsidDel="006207E5">
          <w:delText>Постуслови:</w:delText>
        </w:r>
        <w:r w:rsidDel="006207E5">
          <w:delText xml:space="preserve"> Корисник је успешно </w:delText>
        </w:r>
        <w:r w:rsidR="000E7A35" w:rsidDel="006207E5">
          <w:delText>пријављен на систем</w:delText>
        </w:r>
      </w:del>
    </w:p>
    <w:p w14:paraId="770F3CF5" w14:textId="7978F9D1" w:rsidR="000E7A35" w:rsidRPr="00611E1D" w:rsidDel="006207E5" w:rsidRDefault="000E7A35" w:rsidP="00611E1D">
      <w:pPr>
        <w:rPr>
          <w:del w:id="3453" w:author="Andrija Ilic" w:date="2015-09-06T19:30:00Z"/>
        </w:rPr>
      </w:pPr>
    </w:p>
    <w:p w14:paraId="1EA27D70" w14:textId="670A7A9D" w:rsidR="00611E1D" w:rsidRPr="000E7A35" w:rsidDel="006207E5" w:rsidRDefault="00611E1D" w:rsidP="00611E1D">
      <w:pPr>
        <w:rPr>
          <w:del w:id="3454" w:author="Andrija Ilic" w:date="2015-09-06T19:30:00Z"/>
        </w:rPr>
      </w:pPr>
      <w:del w:id="3455" w:author="Andrija Ilic" w:date="2015-09-06T19:30:00Z">
        <w:r w:rsidRPr="00611E1D" w:rsidDel="006207E5">
          <w:rPr>
            <w:b/>
          </w:rPr>
          <w:delText>УГОВОР УГ</w:delText>
        </w:r>
        <w:r w:rsidR="000E7A35" w:rsidDel="006207E5">
          <w:rPr>
            <w:b/>
          </w:rPr>
          <w:delText>2</w:delText>
        </w:r>
        <w:r w:rsidRPr="00611E1D" w:rsidDel="006207E5">
          <w:rPr>
            <w:b/>
          </w:rPr>
          <w:delText>:</w:delText>
        </w:r>
        <w:r w:rsidR="000E7A35" w:rsidRPr="000E7A35" w:rsidDel="006207E5">
          <w:delText xml:space="preserve"> </w:delText>
        </w:r>
        <w:r w:rsidR="000E7A35" w:rsidRPr="000E7A35" w:rsidDel="006207E5">
          <w:rPr>
            <w:b/>
          </w:rPr>
          <w:delText>pretraziPoslovnePartnere</w:delText>
        </w:r>
        <w:r w:rsidDel="006207E5">
          <w:br/>
          <w:delText>Операција:</w:delText>
        </w:r>
        <w:r w:rsidR="000E7A35" w:rsidDel="006207E5">
          <w:delText xml:space="preserve"> pretraziPoslovnePartnere(poslovniPartener):PoslovniPartneri</w:delText>
        </w:r>
        <w:r w:rsidDel="006207E5">
          <w:br/>
          <w:delText>Веза са СК:</w:delText>
        </w:r>
        <w:r w:rsidR="000E7A35" w:rsidDel="006207E5">
          <w:delText>СК2</w:delText>
        </w:r>
        <w:r w:rsidDel="006207E5">
          <w:br/>
          <w:delText>Пр</w:delText>
        </w:r>
        <w:r w:rsidR="00E66312" w:rsidDel="006207E5">
          <w:delText>е</w:delText>
        </w:r>
        <w:r w:rsidDel="006207E5">
          <w:delText>дуслови:</w:delText>
        </w:r>
        <w:r w:rsidR="000E7A35" w:rsidDel="006207E5">
          <w:delText xml:space="preserve"> -</w:delText>
        </w:r>
        <w:r w:rsidDel="006207E5">
          <w:br/>
          <w:delText>Постуслови:</w:delText>
        </w:r>
        <w:r w:rsidR="000E7A35" w:rsidDel="006207E5">
          <w:delText>Пронађени су тражени пословни партнери</w:delText>
        </w:r>
      </w:del>
    </w:p>
    <w:p w14:paraId="5AB30408" w14:textId="180EB4AD" w:rsidR="00611E1D" w:rsidDel="006207E5" w:rsidRDefault="00611E1D" w:rsidP="00611E1D">
      <w:pPr>
        <w:rPr>
          <w:del w:id="3456" w:author="Andrija Ilic" w:date="2015-09-06T19:30:00Z"/>
        </w:rPr>
      </w:pPr>
    </w:p>
    <w:p w14:paraId="20AE98A6" w14:textId="0A44F2C0" w:rsidR="00611E1D" w:rsidRPr="000E7A35" w:rsidDel="006207E5" w:rsidRDefault="00611E1D" w:rsidP="00611E1D">
      <w:pPr>
        <w:rPr>
          <w:del w:id="3457" w:author="Andrija Ilic" w:date="2015-09-06T19:30:00Z"/>
        </w:rPr>
      </w:pPr>
      <w:del w:id="3458" w:author="Andrija Ilic" w:date="2015-09-06T19:30:00Z">
        <w:r w:rsidRPr="00611E1D" w:rsidDel="006207E5">
          <w:rPr>
            <w:b/>
          </w:rPr>
          <w:delText>УГОВОР УГ</w:delText>
        </w:r>
        <w:r w:rsidR="000E7A35" w:rsidDel="006207E5">
          <w:rPr>
            <w:b/>
          </w:rPr>
          <w:delText>3</w:delText>
        </w:r>
        <w:r w:rsidRPr="00611E1D" w:rsidDel="006207E5">
          <w:rPr>
            <w:b/>
          </w:rPr>
          <w:delText>:</w:delText>
        </w:r>
        <w:r w:rsidR="000E7A35" w:rsidRPr="000E7A35" w:rsidDel="006207E5">
          <w:delText xml:space="preserve"> </w:delText>
        </w:r>
        <w:r w:rsidR="000E7A35" w:rsidRPr="000E7A35" w:rsidDel="006207E5">
          <w:rPr>
            <w:b/>
          </w:rPr>
          <w:delText>kreiranjeRacuna</w:delText>
        </w:r>
        <w:r w:rsidDel="006207E5">
          <w:br/>
          <w:delText>Операција:</w:delText>
        </w:r>
        <w:r w:rsidR="000E7A35" w:rsidRPr="000E7A35" w:rsidDel="006207E5">
          <w:delText xml:space="preserve"> </w:delText>
        </w:r>
        <w:r w:rsidR="000E7A35" w:rsidDel="006207E5">
          <w:delText>kreiranjeRacuna(racun):void</w:delText>
        </w:r>
        <w:r w:rsidDel="006207E5">
          <w:br/>
          <w:delText>Веза са СК:</w:delText>
        </w:r>
        <w:r w:rsidR="000E7A35" w:rsidDel="006207E5">
          <w:delText>СК3</w:delText>
        </w:r>
        <w:r w:rsidDel="006207E5">
          <w:br/>
          <w:delText>Пр</w:delText>
        </w:r>
        <w:r w:rsidR="00E66312" w:rsidDel="006207E5">
          <w:delText>е</w:delText>
        </w:r>
        <w:r w:rsidDel="006207E5">
          <w:delText>дуслови:</w:delText>
        </w:r>
        <w:r w:rsidR="000E7A35" w:rsidDel="006207E5">
          <w:delText xml:space="preserve"> -</w:delText>
        </w:r>
        <w:r w:rsidDel="006207E5">
          <w:br/>
          <w:delText>Постуслови:</w:delText>
        </w:r>
        <w:r w:rsidR="000E7A35" w:rsidDel="006207E5">
          <w:delText>рачун је креиран у бази</w:delText>
        </w:r>
      </w:del>
    </w:p>
    <w:p w14:paraId="6522E7CD" w14:textId="12216F38" w:rsidR="00611E1D" w:rsidDel="006207E5" w:rsidRDefault="00611E1D" w:rsidP="00611E1D">
      <w:pPr>
        <w:rPr>
          <w:del w:id="3459" w:author="Andrija Ilic" w:date="2015-09-06T19:30:00Z"/>
        </w:rPr>
      </w:pPr>
    </w:p>
    <w:p w14:paraId="072398F7" w14:textId="7F25FE50" w:rsidR="00611E1D" w:rsidRPr="000E7A35" w:rsidDel="006207E5" w:rsidRDefault="00611E1D" w:rsidP="00611E1D">
      <w:pPr>
        <w:rPr>
          <w:del w:id="3460" w:author="Andrija Ilic" w:date="2015-09-06T19:30:00Z"/>
        </w:rPr>
      </w:pPr>
      <w:del w:id="3461" w:author="Andrija Ilic" w:date="2015-09-06T19:30:00Z">
        <w:r w:rsidRPr="00611E1D" w:rsidDel="006207E5">
          <w:rPr>
            <w:b/>
          </w:rPr>
          <w:delText>УГОВОР УГ</w:delText>
        </w:r>
        <w:r w:rsidR="000E7A35" w:rsidDel="006207E5">
          <w:rPr>
            <w:b/>
          </w:rPr>
          <w:delText>4</w:delText>
        </w:r>
        <w:r w:rsidRPr="00611E1D" w:rsidDel="006207E5">
          <w:rPr>
            <w:b/>
          </w:rPr>
          <w:delText>:</w:delText>
        </w:r>
        <w:r w:rsidR="000E7A35" w:rsidRPr="000E7A35" w:rsidDel="006207E5">
          <w:delText xml:space="preserve"> </w:delText>
        </w:r>
        <w:r w:rsidR="000E7A35" w:rsidRPr="000E7A35" w:rsidDel="006207E5">
          <w:rPr>
            <w:b/>
          </w:rPr>
          <w:delText>promenaStanjaProizvodaUsluga</w:delText>
        </w:r>
        <w:r w:rsidRPr="000E7A35" w:rsidDel="006207E5">
          <w:rPr>
            <w:b/>
          </w:rPr>
          <w:br/>
        </w:r>
        <w:r w:rsidDel="006207E5">
          <w:delText>Операција:</w:delText>
        </w:r>
        <w:r w:rsidR="000E7A35" w:rsidRPr="000E7A35" w:rsidDel="006207E5">
          <w:delText xml:space="preserve"> </w:delText>
        </w:r>
        <w:r w:rsidR="000E7A35" w:rsidDel="006207E5">
          <w:delText>promenaStanjaProizvodaUsluga(proizvodUsluga):void</w:delText>
        </w:r>
        <w:r w:rsidDel="006207E5">
          <w:br/>
          <w:delText>Веза са СК:</w:delText>
        </w:r>
        <w:r w:rsidR="000E7A35" w:rsidDel="006207E5">
          <w:delText>СК3</w:delText>
        </w:r>
        <w:r w:rsidDel="006207E5">
          <w:br/>
          <w:delText>Пр</w:delText>
        </w:r>
        <w:r w:rsidR="00E66312" w:rsidDel="006207E5">
          <w:delText>е</w:delText>
        </w:r>
        <w:r w:rsidDel="006207E5">
          <w:delText>дуслови:</w:delText>
        </w:r>
        <w:r w:rsidR="000E7A35" w:rsidDel="006207E5">
          <w:delText>дати производ услуга постоје</w:delText>
        </w:r>
        <w:r w:rsidDel="006207E5">
          <w:br/>
          <w:delText>Постуслови:</w:delText>
        </w:r>
        <w:r w:rsidR="000E7A35" w:rsidDel="006207E5">
          <w:delText>Стање производ услуге је промењено</w:delText>
        </w:r>
      </w:del>
    </w:p>
    <w:p w14:paraId="7BAFE803" w14:textId="6F9A5086" w:rsidR="00611E1D" w:rsidDel="006207E5" w:rsidRDefault="00611E1D" w:rsidP="00611E1D">
      <w:pPr>
        <w:rPr>
          <w:del w:id="3462" w:author="Andrija Ilic" w:date="2015-09-06T19:30:00Z"/>
        </w:rPr>
      </w:pPr>
    </w:p>
    <w:p w14:paraId="2664A258" w14:textId="0E10227D" w:rsidR="00F90BCA" w:rsidRPr="00F90BCA" w:rsidDel="006207E5" w:rsidRDefault="00F90BCA" w:rsidP="00611E1D">
      <w:pPr>
        <w:rPr>
          <w:del w:id="3463" w:author="Andrija Ilic" w:date="2015-09-06T19:30:00Z"/>
        </w:rPr>
      </w:pPr>
    </w:p>
    <w:p w14:paraId="7DB4C921" w14:textId="5C1375B4" w:rsidR="00611E1D" w:rsidRPr="000E7A35" w:rsidDel="006207E5" w:rsidRDefault="00611E1D" w:rsidP="00611E1D">
      <w:pPr>
        <w:rPr>
          <w:del w:id="3464" w:author="Andrija Ilic" w:date="2015-09-06T19:30:00Z"/>
        </w:rPr>
      </w:pPr>
      <w:del w:id="3465" w:author="Andrija Ilic" w:date="2015-09-06T19:30:00Z">
        <w:r w:rsidRPr="00611E1D" w:rsidDel="006207E5">
          <w:rPr>
            <w:b/>
          </w:rPr>
          <w:delText>УГОВОР УГ</w:delText>
        </w:r>
        <w:r w:rsidR="000E7A35" w:rsidDel="006207E5">
          <w:rPr>
            <w:b/>
          </w:rPr>
          <w:delText>5</w:delText>
        </w:r>
        <w:r w:rsidRPr="00611E1D" w:rsidDel="006207E5">
          <w:rPr>
            <w:b/>
          </w:rPr>
          <w:delText>:</w:delText>
        </w:r>
        <w:r w:rsidR="000E7A35" w:rsidRPr="000E7A35" w:rsidDel="006207E5">
          <w:delText xml:space="preserve"> </w:delText>
        </w:r>
        <w:r w:rsidR="000E7A35" w:rsidRPr="000E7A35" w:rsidDel="006207E5">
          <w:rPr>
            <w:b/>
          </w:rPr>
          <w:delText>sacuvajRacun</w:delText>
        </w:r>
        <w:r w:rsidR="000E7A35" w:rsidDel="006207E5">
          <w:delText xml:space="preserve"> </w:delText>
        </w:r>
        <w:r w:rsidDel="006207E5">
          <w:br/>
          <w:delText>Операција:</w:delText>
        </w:r>
        <w:r w:rsidR="000E7A35" w:rsidRPr="000E7A35" w:rsidDel="006207E5">
          <w:delText xml:space="preserve"> </w:delText>
        </w:r>
        <w:r w:rsidR="000E7A35" w:rsidDel="006207E5">
          <w:delText>sacuvajRacun(racun):void</w:delText>
        </w:r>
        <w:r w:rsidDel="006207E5">
          <w:br/>
          <w:delText>Веза са СК:</w:delText>
        </w:r>
        <w:r w:rsidR="000E7A35" w:rsidDel="006207E5">
          <w:delText>СК3</w:delText>
        </w:r>
        <w:r w:rsidDel="006207E5">
          <w:br/>
          <w:delText>Пр</w:delText>
        </w:r>
        <w:r w:rsidR="00E66312" w:rsidDel="006207E5">
          <w:delText>е</w:delText>
        </w:r>
        <w:r w:rsidDel="006207E5">
          <w:delText>дуслови:</w:delText>
        </w:r>
        <w:r w:rsidR="000E7A35" w:rsidDel="006207E5">
          <w:delText xml:space="preserve"> Рачун је креиран</w:delText>
        </w:r>
        <w:r w:rsidDel="006207E5">
          <w:br/>
          <w:delText>Постуслови:</w:delText>
        </w:r>
        <w:r w:rsidR="000E7A35" w:rsidDel="006207E5">
          <w:delText xml:space="preserve"> Рачун је сачуван</w:delText>
        </w:r>
      </w:del>
    </w:p>
    <w:p w14:paraId="1B94FBEA" w14:textId="71975893" w:rsidR="00611E1D" w:rsidDel="006207E5" w:rsidRDefault="00611E1D" w:rsidP="00611E1D">
      <w:pPr>
        <w:rPr>
          <w:del w:id="3466" w:author="Andrija Ilic" w:date="2015-09-06T19:30:00Z"/>
        </w:rPr>
      </w:pPr>
    </w:p>
    <w:p w14:paraId="3D90FC7A" w14:textId="11ED7FC3" w:rsidR="00611E1D" w:rsidRPr="000E7A35" w:rsidDel="006207E5" w:rsidRDefault="00611E1D" w:rsidP="00611E1D">
      <w:pPr>
        <w:rPr>
          <w:del w:id="3467" w:author="Andrija Ilic" w:date="2015-09-06T19:30:00Z"/>
        </w:rPr>
      </w:pPr>
      <w:del w:id="3468" w:author="Andrija Ilic" w:date="2015-09-06T19:30:00Z">
        <w:r w:rsidRPr="00611E1D" w:rsidDel="006207E5">
          <w:rPr>
            <w:b/>
          </w:rPr>
          <w:delText>УГОВОР УГ</w:delText>
        </w:r>
        <w:r w:rsidR="000E7A35" w:rsidDel="006207E5">
          <w:rPr>
            <w:b/>
          </w:rPr>
          <w:delText>6</w:delText>
        </w:r>
        <w:r w:rsidRPr="00611E1D" w:rsidDel="006207E5">
          <w:rPr>
            <w:b/>
          </w:rPr>
          <w:delText>:</w:delText>
        </w:r>
        <w:r w:rsidR="000E7A35" w:rsidRPr="000E7A35" w:rsidDel="006207E5">
          <w:delText xml:space="preserve"> </w:delText>
        </w:r>
        <w:r w:rsidR="000E7A35" w:rsidRPr="000E7A35" w:rsidDel="006207E5">
          <w:rPr>
            <w:b/>
          </w:rPr>
          <w:delText>savuvajZaposlenog</w:delText>
        </w:r>
        <w:r w:rsidR="000E7A35" w:rsidDel="006207E5">
          <w:delText xml:space="preserve"> </w:delText>
        </w:r>
        <w:r w:rsidDel="006207E5">
          <w:br/>
          <w:delText>Операција:</w:delText>
        </w:r>
        <w:r w:rsidR="000E7A35" w:rsidRPr="000E7A35" w:rsidDel="006207E5">
          <w:delText xml:space="preserve"> </w:delText>
        </w:r>
        <w:r w:rsidR="000E7A35" w:rsidDel="006207E5">
          <w:delText>savuvajZaposlenog(zaposleni):void</w:delText>
        </w:r>
        <w:r w:rsidDel="006207E5">
          <w:br/>
          <w:delText>Веза са СК:</w:delText>
        </w:r>
        <w:r w:rsidR="000E7A35" w:rsidDel="006207E5">
          <w:delText>СК5</w:delText>
        </w:r>
      </w:del>
      <w:ins w:id="3469" w:author="Boni" w:date="2014-09-07T22:32:00Z">
        <w:del w:id="3470" w:author="Andrija Ilic" w:date="2015-09-06T19:30:00Z">
          <w:r w:rsidR="00DA29E2" w:rsidDel="006207E5">
            <w:delText>СК4</w:delText>
          </w:r>
        </w:del>
      </w:ins>
      <w:ins w:id="3471" w:author="Boni" w:date="2014-09-07T22:33:00Z">
        <w:del w:id="3472" w:author="Andrija Ilic" w:date="2015-09-06T19:30:00Z">
          <w:r w:rsidR="00DA29E2" w:rsidDel="006207E5">
            <w:delText>, СК11</w:delText>
          </w:r>
        </w:del>
      </w:ins>
      <w:del w:id="3473" w:author="Andrija Ilic" w:date="2015-09-06T19:30:00Z">
        <w:r w:rsidDel="006207E5">
          <w:br/>
          <w:delText>Пр</w:delText>
        </w:r>
        <w:r w:rsidR="00E66312" w:rsidDel="006207E5">
          <w:delText>е</w:delText>
        </w:r>
        <w:r w:rsidDel="006207E5">
          <w:delText>дуслови:</w:delText>
        </w:r>
        <w:r w:rsidR="000E7A35" w:rsidDel="006207E5">
          <w:delText xml:space="preserve"> </w:delText>
        </w:r>
        <w:r w:rsidR="00881D9F" w:rsidDel="006207E5">
          <w:delText>Заполени не постоји</w:delText>
        </w:r>
        <w:r w:rsidDel="006207E5">
          <w:br/>
          <w:delText>Постуслови:</w:delText>
        </w:r>
        <w:r w:rsidR="000E7A35" w:rsidDel="006207E5">
          <w:delText>Запослени је сачуван</w:delText>
        </w:r>
      </w:del>
    </w:p>
    <w:p w14:paraId="7E329E32" w14:textId="5F4B10F6" w:rsidR="00611E1D" w:rsidDel="006207E5" w:rsidRDefault="00611E1D" w:rsidP="00611E1D">
      <w:pPr>
        <w:rPr>
          <w:del w:id="3474" w:author="Andrija Ilic" w:date="2015-09-06T19:30:00Z"/>
        </w:rPr>
      </w:pPr>
    </w:p>
    <w:p w14:paraId="76EBE81C" w14:textId="56BF25EF" w:rsidR="00611E1D" w:rsidDel="006207E5" w:rsidRDefault="00611E1D" w:rsidP="00611E1D">
      <w:pPr>
        <w:rPr>
          <w:ins w:id="3475" w:author="Boni" w:date="2014-09-07T22:15:00Z"/>
          <w:del w:id="3476" w:author="Andrija Ilic" w:date="2015-09-06T19:30:00Z"/>
        </w:rPr>
      </w:pPr>
      <w:del w:id="3477" w:author="Andrija Ilic" w:date="2015-09-06T19:30:00Z">
        <w:r w:rsidRPr="00611E1D" w:rsidDel="006207E5">
          <w:rPr>
            <w:b/>
          </w:rPr>
          <w:delText>УГОВОР УГ</w:delText>
        </w:r>
        <w:r w:rsidR="000E7A35" w:rsidDel="006207E5">
          <w:rPr>
            <w:b/>
          </w:rPr>
          <w:delText>7</w:delText>
        </w:r>
        <w:r w:rsidRPr="00611E1D" w:rsidDel="006207E5">
          <w:rPr>
            <w:b/>
          </w:rPr>
          <w:delText>:</w:delText>
        </w:r>
        <w:r w:rsidR="000E7A35" w:rsidRPr="000E7A35" w:rsidDel="006207E5">
          <w:delText xml:space="preserve"> </w:delText>
        </w:r>
        <w:r w:rsidR="000E7A35" w:rsidRPr="000E7A35" w:rsidDel="006207E5">
          <w:rPr>
            <w:b/>
          </w:rPr>
          <w:delText>pronadjiRacun</w:delText>
        </w:r>
        <w:r w:rsidRPr="000E7A35" w:rsidDel="006207E5">
          <w:rPr>
            <w:b/>
          </w:rPr>
          <w:br/>
        </w:r>
        <w:r w:rsidDel="006207E5">
          <w:delText>Операција:</w:delText>
        </w:r>
        <w:r w:rsidR="000E7A35" w:rsidRPr="000E7A35" w:rsidDel="006207E5">
          <w:delText xml:space="preserve"> </w:delText>
        </w:r>
        <w:r w:rsidR="000E7A35" w:rsidDel="006207E5">
          <w:delText>pronadjiRacun(racun):Racuni</w:delText>
        </w:r>
        <w:r w:rsidDel="006207E5">
          <w:br/>
          <w:delText>Веза са СК:</w:delText>
        </w:r>
        <w:r w:rsidR="000E7A35" w:rsidDel="006207E5">
          <w:delText>СК6</w:delText>
        </w:r>
      </w:del>
      <w:ins w:id="3478" w:author="Boni" w:date="2014-09-07T22:32:00Z">
        <w:del w:id="3479" w:author="Andrija Ilic" w:date="2015-09-06T19:30:00Z">
          <w:r w:rsidR="00DA29E2" w:rsidDel="006207E5">
            <w:delText>СК5</w:delText>
          </w:r>
        </w:del>
      </w:ins>
      <w:del w:id="3480" w:author="Andrija Ilic" w:date="2015-09-06T19:30:00Z">
        <w:r w:rsidDel="006207E5">
          <w:br/>
          <w:delText>Пр</w:delText>
        </w:r>
        <w:r w:rsidR="00E66312" w:rsidDel="006207E5">
          <w:delText>е</w:delText>
        </w:r>
        <w:r w:rsidDel="006207E5">
          <w:delText>дуслови:</w:delText>
        </w:r>
        <w:r w:rsidR="000E7A35" w:rsidDel="006207E5">
          <w:delText xml:space="preserve"> -</w:delText>
        </w:r>
        <w:r w:rsidDel="006207E5">
          <w:br/>
          <w:delText>Постуслови:</w:delText>
        </w:r>
        <w:r w:rsidR="000E7A35" w:rsidDel="006207E5">
          <w:delText>Рачун је сачуван</w:delText>
        </w:r>
      </w:del>
    </w:p>
    <w:p w14:paraId="5334756E" w14:textId="4BE4228D" w:rsidR="0003399B" w:rsidDel="006207E5" w:rsidRDefault="0003399B" w:rsidP="00611E1D">
      <w:pPr>
        <w:rPr>
          <w:ins w:id="3481" w:author="Boni" w:date="2014-09-07T22:16:00Z"/>
          <w:del w:id="3482" w:author="Andrija Ilic" w:date="2015-09-06T19:30:00Z"/>
          <w:b/>
        </w:rPr>
      </w:pPr>
      <w:ins w:id="3483" w:author="Boni" w:date="2014-09-07T22:15:00Z">
        <w:del w:id="3484" w:author="Andrija Ilic" w:date="2015-09-06T19:30:00Z">
          <w:r w:rsidRPr="00611E1D" w:rsidDel="006207E5">
            <w:rPr>
              <w:b/>
            </w:rPr>
            <w:delText>УГОВОР УГ</w:delText>
          </w:r>
          <w:r w:rsidDel="006207E5">
            <w:rPr>
              <w:b/>
            </w:rPr>
            <w:delText>8</w:delText>
          </w:r>
          <w:r w:rsidRPr="0003399B" w:rsidDel="006207E5">
            <w:rPr>
              <w:b/>
            </w:rPr>
            <w:delText>:</w:delText>
          </w:r>
          <w:r w:rsidR="005F3F8E" w:rsidRPr="005F3F8E" w:rsidDel="006207E5">
            <w:rPr>
              <w:b/>
              <w:rPrChange w:id="3485" w:author="Boni" w:date="2014-09-07T22:15:00Z">
                <w:rPr>
                  <w:color w:val="0000FF" w:themeColor="hyperlink"/>
                  <w:u w:val="single"/>
                </w:rPr>
              </w:rPrChange>
            </w:rPr>
            <w:delText xml:space="preserve"> odjaviKorisnika</w:delText>
          </w:r>
        </w:del>
      </w:ins>
    </w:p>
    <w:p w14:paraId="1E89CF29" w14:textId="2D998889" w:rsidR="0003399B" w:rsidRPr="00B935D5" w:rsidDel="006207E5" w:rsidRDefault="0003399B" w:rsidP="0003399B">
      <w:pPr>
        <w:rPr>
          <w:ins w:id="3486" w:author="Boni" w:date="2014-09-07T22:16:00Z"/>
          <w:del w:id="3487" w:author="Andrija Ilic" w:date="2015-09-06T19:30:00Z"/>
        </w:rPr>
      </w:pPr>
      <w:ins w:id="3488" w:author="Boni" w:date="2014-09-07T22:16:00Z">
        <w:del w:id="3489" w:author="Andrija Ilic" w:date="2015-09-06T19:30:00Z">
          <w:r w:rsidDel="006207E5">
            <w:delText>Операција:</w:delText>
          </w:r>
          <w:r w:rsidRPr="000E7A35" w:rsidDel="006207E5">
            <w:delText xml:space="preserve"> </w:delText>
          </w:r>
        </w:del>
      </w:ins>
      <w:ins w:id="3490" w:author="Boni" w:date="2014-09-07T22:18:00Z">
        <w:del w:id="3491" w:author="Andrija Ilic" w:date="2015-09-06T19:30:00Z">
          <w:r w:rsidR="00B935D5" w:rsidDel="006207E5">
            <w:delText>odjaviKorisnika(korisnik):void</w:delText>
          </w:r>
        </w:del>
      </w:ins>
      <w:ins w:id="3492" w:author="Boni" w:date="2014-09-07T22:16:00Z">
        <w:del w:id="3493" w:author="Andrija Ilic" w:date="2015-09-06T19:30:00Z">
          <w:r w:rsidDel="006207E5">
            <w:br/>
            <w:delText>Веза са СК:СК6</w:delText>
          </w:r>
          <w:r w:rsidDel="006207E5">
            <w:br/>
            <w:delText xml:space="preserve">Предуслови: </w:delText>
          </w:r>
        </w:del>
      </w:ins>
      <w:ins w:id="3494" w:author="Boni" w:date="2014-09-07T22:19:00Z">
        <w:del w:id="3495" w:author="Andrija Ilic" w:date="2015-09-06T19:30:00Z">
          <w:r w:rsidR="00B935D5" w:rsidDel="006207E5">
            <w:delText>Корисник је пријављен</w:delText>
          </w:r>
        </w:del>
      </w:ins>
      <w:ins w:id="3496" w:author="Boni" w:date="2014-09-07T22:16:00Z">
        <w:del w:id="3497" w:author="Andrija Ilic" w:date="2015-09-06T19:30:00Z">
          <w:r w:rsidDel="006207E5">
            <w:br/>
            <w:delText>Постуслови:</w:delText>
          </w:r>
        </w:del>
      </w:ins>
      <w:ins w:id="3498" w:author="Boni" w:date="2014-09-07T22:19:00Z">
        <w:del w:id="3499" w:author="Andrija Ilic" w:date="2015-09-06T19:30:00Z">
          <w:r w:rsidR="00B935D5" w:rsidDel="006207E5">
            <w:delText>Корисник није више пријављен на систем</w:delText>
          </w:r>
        </w:del>
      </w:ins>
    </w:p>
    <w:p w14:paraId="27DD1556" w14:textId="7617BCDE" w:rsidR="0003399B" w:rsidRPr="0003399B" w:rsidDel="006207E5" w:rsidRDefault="0003399B" w:rsidP="00611E1D">
      <w:pPr>
        <w:rPr>
          <w:ins w:id="3500" w:author="Boni" w:date="2014-09-07T22:15:00Z"/>
          <w:del w:id="3501" w:author="Andrija Ilic" w:date="2015-09-06T19:30:00Z"/>
          <w:rPrChange w:id="3502" w:author="Boni" w:date="2014-09-07T22:16:00Z">
            <w:rPr>
              <w:ins w:id="3503" w:author="Boni" w:date="2014-09-07T22:15:00Z"/>
              <w:del w:id="3504" w:author="Andrija Ilic" w:date="2015-09-06T19:30:00Z"/>
              <w:b/>
            </w:rPr>
          </w:rPrChange>
        </w:rPr>
      </w:pPr>
    </w:p>
    <w:p w14:paraId="67885BFB" w14:textId="07B58D55" w:rsidR="0003399B" w:rsidDel="006207E5" w:rsidRDefault="0003399B" w:rsidP="00611E1D">
      <w:pPr>
        <w:rPr>
          <w:ins w:id="3505" w:author="Boni" w:date="2014-09-07T22:15:00Z"/>
          <w:del w:id="3506" w:author="Andrija Ilic" w:date="2015-09-06T19:30:00Z"/>
          <w:b/>
        </w:rPr>
      </w:pPr>
    </w:p>
    <w:p w14:paraId="753DA0EB" w14:textId="52B20646" w:rsidR="0003399B" w:rsidDel="006207E5" w:rsidRDefault="0003399B" w:rsidP="00611E1D">
      <w:pPr>
        <w:rPr>
          <w:ins w:id="3507" w:author="Boni" w:date="2014-09-07T22:16:00Z"/>
          <w:del w:id="3508" w:author="Andrija Ilic" w:date="2015-09-06T19:30:00Z"/>
          <w:b/>
        </w:rPr>
      </w:pPr>
      <w:ins w:id="3509" w:author="Boni" w:date="2014-09-07T22:15:00Z">
        <w:del w:id="3510" w:author="Andrija Ilic" w:date="2015-09-06T19:30:00Z">
          <w:r w:rsidRPr="00611E1D" w:rsidDel="006207E5">
            <w:rPr>
              <w:b/>
            </w:rPr>
            <w:delText>УГОВОР УГ</w:delText>
          </w:r>
          <w:r w:rsidDel="006207E5">
            <w:rPr>
              <w:b/>
            </w:rPr>
            <w:delText>9</w:delText>
          </w:r>
          <w:r w:rsidRPr="0003399B" w:rsidDel="006207E5">
            <w:rPr>
              <w:b/>
            </w:rPr>
            <w:delText>:</w:delText>
          </w:r>
          <w:r w:rsidR="005F3F8E" w:rsidRPr="005F3F8E" w:rsidDel="006207E5">
            <w:rPr>
              <w:b/>
              <w:rPrChange w:id="3511" w:author="Boni" w:date="2014-09-07T22:17:00Z">
                <w:rPr>
                  <w:color w:val="0000FF" w:themeColor="hyperlink"/>
                  <w:u w:val="single"/>
                </w:rPr>
              </w:rPrChange>
            </w:rPr>
            <w:delText xml:space="preserve"> </w:delText>
          </w:r>
        </w:del>
      </w:ins>
      <w:ins w:id="3512" w:author="Boni" w:date="2014-09-07T22:17:00Z">
        <w:del w:id="3513" w:author="Andrija Ilic" w:date="2015-09-06T19:30:00Z">
          <w:r w:rsidR="005F3F8E" w:rsidRPr="005F3F8E" w:rsidDel="006207E5">
            <w:rPr>
              <w:b/>
              <w:rPrChange w:id="3514" w:author="Boni" w:date="2014-09-07T22:17:00Z">
                <w:rPr>
                  <w:color w:val="0000FF" w:themeColor="hyperlink"/>
                  <w:u w:val="single"/>
                </w:rPr>
              </w:rPrChange>
            </w:rPr>
            <w:delText>obrisiKorisnika</w:delText>
          </w:r>
        </w:del>
      </w:ins>
    </w:p>
    <w:p w14:paraId="5853576C" w14:textId="645DB0E8" w:rsidR="0003399B" w:rsidRPr="000D1B0F" w:rsidDel="006207E5" w:rsidRDefault="0003399B" w:rsidP="0003399B">
      <w:pPr>
        <w:rPr>
          <w:ins w:id="3515" w:author="Boni" w:date="2014-09-07T22:16:00Z"/>
          <w:del w:id="3516" w:author="Andrija Ilic" w:date="2015-09-06T19:30:00Z"/>
          <w:b/>
          <w:rPrChange w:id="3517" w:author="Boni" w:date="2014-09-07T22:18:00Z">
            <w:rPr>
              <w:ins w:id="3518" w:author="Boni" w:date="2014-09-07T22:16:00Z"/>
              <w:del w:id="3519" w:author="Andrija Ilic" w:date="2015-09-06T19:30:00Z"/>
            </w:rPr>
          </w:rPrChange>
        </w:rPr>
      </w:pPr>
      <w:ins w:id="3520" w:author="Boni" w:date="2014-09-07T22:16:00Z">
        <w:del w:id="3521" w:author="Andrija Ilic" w:date="2015-09-06T19:30:00Z">
          <w:r w:rsidDel="006207E5">
            <w:delText>Операција:</w:delText>
          </w:r>
          <w:r w:rsidRPr="000E7A35" w:rsidDel="006207E5">
            <w:delText xml:space="preserve"> </w:delText>
          </w:r>
        </w:del>
      </w:ins>
      <w:ins w:id="3522" w:author="Boni" w:date="2014-09-07T22:17:00Z">
        <w:del w:id="3523" w:author="Andrija Ilic" w:date="2015-09-06T19:30:00Z">
          <w:r w:rsidDel="006207E5">
            <w:delText>obrisiKorisnika(korisnik):void</w:delText>
          </w:r>
        </w:del>
      </w:ins>
      <w:ins w:id="3524" w:author="Boni" w:date="2014-09-07T22:16:00Z">
        <w:del w:id="3525" w:author="Andrija Ilic" w:date="2015-09-06T19:30:00Z">
          <w:r w:rsidDel="006207E5">
            <w:br/>
            <w:delText>Веза са СК:СК</w:delText>
          </w:r>
        </w:del>
      </w:ins>
      <w:ins w:id="3526" w:author="Boni" w:date="2014-09-07T22:33:00Z">
        <w:del w:id="3527" w:author="Andrija Ilic" w:date="2015-09-06T19:30:00Z">
          <w:r w:rsidR="00DA29E2" w:rsidDel="006207E5">
            <w:delText>7</w:delText>
          </w:r>
        </w:del>
      </w:ins>
      <w:ins w:id="3528" w:author="Boni" w:date="2014-09-07T22:16:00Z">
        <w:del w:id="3529" w:author="Andrija Ilic" w:date="2015-09-06T19:30:00Z">
          <w:r w:rsidDel="006207E5">
            <w:br/>
            <w:delText xml:space="preserve">Предуслови: </w:delText>
          </w:r>
        </w:del>
      </w:ins>
      <w:ins w:id="3530" w:author="Boni" w:date="2014-09-07T22:18:00Z">
        <w:del w:id="3531" w:author="Andrija Ilic" w:date="2015-09-06T19:30:00Z">
          <w:r w:rsidDel="006207E5">
            <w:delText>Корисник постоји</w:delText>
          </w:r>
        </w:del>
      </w:ins>
      <w:ins w:id="3532" w:author="Boni" w:date="2014-09-07T22:16:00Z">
        <w:del w:id="3533" w:author="Andrija Ilic" w:date="2015-09-06T19:30:00Z">
          <w:r w:rsidDel="006207E5">
            <w:br/>
            <w:delText>Постуслови:</w:delText>
          </w:r>
        </w:del>
      </w:ins>
      <w:ins w:id="3534" w:author="Boni" w:date="2014-09-07T22:18:00Z">
        <w:del w:id="3535" w:author="Andrija Ilic" w:date="2015-09-06T19:30:00Z">
          <w:r w:rsidR="000D1B0F" w:rsidDel="006207E5">
            <w:delText>Корисник је обрисан</w:delText>
          </w:r>
        </w:del>
      </w:ins>
    </w:p>
    <w:p w14:paraId="104DB469" w14:textId="7958A27F" w:rsidR="0003399B" w:rsidRPr="0003399B" w:rsidDel="006207E5" w:rsidRDefault="0003399B" w:rsidP="00611E1D">
      <w:pPr>
        <w:rPr>
          <w:ins w:id="3536" w:author="Boni" w:date="2014-09-07T22:16:00Z"/>
          <w:del w:id="3537" w:author="Andrija Ilic" w:date="2015-09-06T19:30:00Z"/>
          <w:b/>
        </w:rPr>
      </w:pPr>
    </w:p>
    <w:p w14:paraId="100EE262" w14:textId="565DD1F8" w:rsidR="0003399B" w:rsidDel="006207E5" w:rsidRDefault="0003399B" w:rsidP="00611E1D">
      <w:pPr>
        <w:rPr>
          <w:ins w:id="3538" w:author="Boni" w:date="2014-09-07T22:16:00Z"/>
          <w:del w:id="3539" w:author="Andrija Ilic" w:date="2015-09-06T19:30:00Z"/>
          <w:b/>
        </w:rPr>
      </w:pPr>
      <w:ins w:id="3540" w:author="Boni" w:date="2014-09-07T22:15:00Z">
        <w:del w:id="3541" w:author="Andrija Ilic" w:date="2015-09-06T19:30:00Z">
          <w:r w:rsidRPr="00611E1D" w:rsidDel="006207E5">
            <w:rPr>
              <w:b/>
            </w:rPr>
            <w:delText>УГОВОР УГ</w:delText>
          </w:r>
          <w:r w:rsidDel="006207E5">
            <w:rPr>
              <w:b/>
            </w:rPr>
            <w:delText>10</w:delText>
          </w:r>
          <w:r w:rsidRPr="0003399B" w:rsidDel="006207E5">
            <w:rPr>
              <w:b/>
            </w:rPr>
            <w:delText>:</w:delText>
          </w:r>
          <w:r w:rsidR="005F3F8E" w:rsidRPr="005F3F8E" w:rsidDel="006207E5">
            <w:rPr>
              <w:b/>
              <w:rPrChange w:id="3542" w:author="Boni" w:date="2014-09-07T22:17:00Z">
                <w:rPr>
                  <w:color w:val="0000FF" w:themeColor="hyperlink"/>
                  <w:u w:val="single"/>
                </w:rPr>
              </w:rPrChange>
            </w:rPr>
            <w:delText xml:space="preserve"> </w:delText>
          </w:r>
        </w:del>
      </w:ins>
      <w:ins w:id="3543" w:author="Boni" w:date="2014-09-07T22:17:00Z">
        <w:del w:id="3544" w:author="Andrija Ilic" w:date="2015-09-06T19:30:00Z">
          <w:r w:rsidR="005F3F8E" w:rsidRPr="005F3F8E" w:rsidDel="006207E5">
            <w:rPr>
              <w:b/>
              <w:rPrChange w:id="3545" w:author="Boni" w:date="2014-09-07T22:17:00Z">
                <w:rPr>
                  <w:color w:val="0000FF" w:themeColor="hyperlink"/>
                  <w:u w:val="single"/>
                </w:rPr>
              </w:rPrChange>
            </w:rPr>
            <w:delText>obrisiRacun</w:delText>
          </w:r>
        </w:del>
      </w:ins>
    </w:p>
    <w:p w14:paraId="260F92F5" w14:textId="115B4C24" w:rsidR="0003399B" w:rsidRPr="0003399B" w:rsidDel="006207E5" w:rsidRDefault="0003399B" w:rsidP="0003399B">
      <w:pPr>
        <w:rPr>
          <w:ins w:id="3546" w:author="Boni" w:date="2014-09-07T22:16:00Z"/>
          <w:del w:id="3547" w:author="Andrija Ilic" w:date="2015-09-06T19:30:00Z"/>
          <w:b/>
          <w:rPrChange w:id="3548" w:author="Boni" w:date="2014-09-07T22:17:00Z">
            <w:rPr>
              <w:ins w:id="3549" w:author="Boni" w:date="2014-09-07T22:16:00Z"/>
              <w:del w:id="3550" w:author="Andrija Ilic" w:date="2015-09-06T19:30:00Z"/>
            </w:rPr>
          </w:rPrChange>
        </w:rPr>
      </w:pPr>
      <w:ins w:id="3551" w:author="Boni" w:date="2014-09-07T22:16:00Z">
        <w:del w:id="3552" w:author="Andrija Ilic" w:date="2015-09-06T19:30:00Z">
          <w:r w:rsidDel="006207E5">
            <w:delText>Операција:</w:delText>
          </w:r>
          <w:r w:rsidRPr="000E7A35" w:rsidDel="006207E5">
            <w:delText xml:space="preserve"> </w:delText>
          </w:r>
        </w:del>
      </w:ins>
      <w:ins w:id="3553" w:author="Boni" w:date="2014-09-07T22:17:00Z">
        <w:del w:id="3554" w:author="Andrija Ilic" w:date="2015-09-06T19:30:00Z">
          <w:r w:rsidDel="006207E5">
            <w:delText>obrisiRacun(racun):void</w:delText>
          </w:r>
        </w:del>
      </w:ins>
      <w:ins w:id="3555" w:author="Boni" w:date="2014-09-07T22:16:00Z">
        <w:del w:id="3556" w:author="Andrija Ilic" w:date="2015-09-06T19:30:00Z">
          <w:r w:rsidDel="006207E5">
            <w:br/>
            <w:delText>Веза са СК:СК</w:delText>
          </w:r>
        </w:del>
      </w:ins>
      <w:ins w:id="3557" w:author="Boni" w:date="2014-09-07T22:33:00Z">
        <w:del w:id="3558" w:author="Andrija Ilic" w:date="2015-09-06T19:30:00Z">
          <w:r w:rsidR="00DA29E2" w:rsidDel="006207E5">
            <w:delText>8</w:delText>
          </w:r>
        </w:del>
      </w:ins>
      <w:ins w:id="3559" w:author="Boni" w:date="2014-09-07T22:16:00Z">
        <w:del w:id="3560" w:author="Andrija Ilic" w:date="2015-09-06T19:30:00Z">
          <w:r w:rsidDel="006207E5">
            <w:br/>
            <w:delText xml:space="preserve">Предуслови: </w:delText>
          </w:r>
        </w:del>
      </w:ins>
      <w:ins w:id="3561" w:author="Boni" w:date="2014-09-07T22:17:00Z">
        <w:del w:id="3562" w:author="Andrija Ilic" w:date="2015-09-06T19:30:00Z">
          <w:r w:rsidDel="006207E5">
            <w:delText>Рачун постоји</w:delText>
          </w:r>
        </w:del>
      </w:ins>
      <w:ins w:id="3563" w:author="Boni" w:date="2014-09-07T22:16:00Z">
        <w:del w:id="3564" w:author="Andrija Ilic" w:date="2015-09-06T19:30:00Z">
          <w:r w:rsidDel="006207E5">
            <w:br/>
            <w:delText xml:space="preserve">Постуслови:Рачун је </w:delText>
          </w:r>
        </w:del>
      </w:ins>
      <w:ins w:id="3565" w:author="Boni" w:date="2014-09-07T22:17:00Z">
        <w:del w:id="3566" w:author="Andrija Ilic" w:date="2015-09-06T19:30:00Z">
          <w:r w:rsidDel="006207E5">
            <w:delText>обрисан</w:delText>
          </w:r>
        </w:del>
      </w:ins>
    </w:p>
    <w:p w14:paraId="3E85942D" w14:textId="7684ABA2" w:rsidR="0003399B" w:rsidRPr="0003399B" w:rsidDel="006207E5" w:rsidRDefault="0003399B" w:rsidP="00611E1D">
      <w:pPr>
        <w:rPr>
          <w:ins w:id="3567" w:author="Boni" w:date="2014-09-07T22:16:00Z"/>
          <w:del w:id="3568" w:author="Andrija Ilic" w:date="2015-09-06T19:30:00Z"/>
          <w:b/>
        </w:rPr>
      </w:pPr>
    </w:p>
    <w:p w14:paraId="25924DA7" w14:textId="4993259C" w:rsidR="0003399B" w:rsidDel="006207E5" w:rsidRDefault="0003399B" w:rsidP="00611E1D">
      <w:pPr>
        <w:rPr>
          <w:ins w:id="3569" w:author="Boni" w:date="2014-09-07T22:16:00Z"/>
          <w:del w:id="3570" w:author="Andrija Ilic" w:date="2015-09-06T19:30:00Z"/>
          <w:b/>
        </w:rPr>
      </w:pPr>
      <w:ins w:id="3571" w:author="Boni" w:date="2014-09-07T22:15:00Z">
        <w:del w:id="3572" w:author="Andrija Ilic" w:date="2015-09-06T19:30:00Z">
          <w:r w:rsidRPr="00611E1D" w:rsidDel="006207E5">
            <w:rPr>
              <w:b/>
            </w:rPr>
            <w:delText>УГОВОР УГ</w:delText>
          </w:r>
          <w:r w:rsidDel="006207E5">
            <w:rPr>
              <w:b/>
            </w:rPr>
            <w:delText>11</w:delText>
          </w:r>
        </w:del>
      </w:ins>
      <w:ins w:id="3573" w:author="Boni" w:date="2014-09-07T22:18:00Z">
        <w:del w:id="3574" w:author="Andrija Ilic" w:date="2015-09-06T19:30:00Z">
          <w:r w:rsidR="005F3F8E" w:rsidRPr="005F3F8E" w:rsidDel="006207E5">
            <w:rPr>
              <w:b/>
              <w:rPrChange w:id="3575" w:author="Boni" w:date="2014-09-07T22:18:00Z">
                <w:rPr>
                  <w:color w:val="0000FF" w:themeColor="hyperlink"/>
                  <w:u w:val="single"/>
                </w:rPr>
              </w:rPrChange>
            </w:rPr>
            <w:delText>: pronadjiKorisnika</w:delText>
          </w:r>
        </w:del>
      </w:ins>
    </w:p>
    <w:p w14:paraId="78B9C832" w14:textId="34A63F7C" w:rsidR="0003399B" w:rsidRPr="0003399B" w:rsidDel="006207E5" w:rsidRDefault="0003399B" w:rsidP="0003399B">
      <w:pPr>
        <w:rPr>
          <w:ins w:id="3576" w:author="Boni" w:date="2014-09-07T22:16:00Z"/>
          <w:del w:id="3577" w:author="Andrija Ilic" w:date="2015-09-06T19:30:00Z"/>
        </w:rPr>
      </w:pPr>
      <w:ins w:id="3578" w:author="Boni" w:date="2014-09-07T22:16:00Z">
        <w:del w:id="3579" w:author="Andrija Ilic" w:date="2015-09-06T19:30:00Z">
          <w:r w:rsidDel="006207E5">
            <w:delText>Операција:</w:delText>
          </w:r>
          <w:r w:rsidRPr="000E7A35" w:rsidDel="006207E5">
            <w:delText xml:space="preserve"> </w:delText>
          </w:r>
          <w:r w:rsidDel="006207E5">
            <w:delText>pronadjiKorisnika(korisnik):Korisnik</w:delText>
          </w:r>
          <w:r w:rsidDel="006207E5">
            <w:br/>
            <w:delText>Веза са СК:СК</w:delText>
          </w:r>
        </w:del>
      </w:ins>
      <w:ins w:id="3580" w:author="Boni" w:date="2014-09-07T22:33:00Z">
        <w:del w:id="3581" w:author="Andrija Ilic" w:date="2015-09-06T19:30:00Z">
          <w:r w:rsidR="00DA29E2" w:rsidDel="006207E5">
            <w:delText>9</w:delText>
          </w:r>
        </w:del>
      </w:ins>
      <w:ins w:id="3582" w:author="Boni" w:date="2014-09-07T22:16:00Z">
        <w:del w:id="3583" w:author="Andrija Ilic" w:date="2015-09-06T19:30:00Z">
          <w:r w:rsidDel="006207E5">
            <w:br/>
            <w:delText>Предуслови: Корисник постоји</w:delText>
          </w:r>
          <w:r w:rsidDel="006207E5">
            <w:br/>
            <w:delText>Постуслови:</w:delText>
          </w:r>
        </w:del>
      </w:ins>
      <w:ins w:id="3584" w:author="Boni" w:date="2014-09-07T22:17:00Z">
        <w:del w:id="3585" w:author="Andrija Ilic" w:date="2015-09-06T19:30:00Z">
          <w:r w:rsidDel="006207E5">
            <w:delText>Корисник је пронађен</w:delText>
          </w:r>
        </w:del>
      </w:ins>
    </w:p>
    <w:p w14:paraId="0A421FC7" w14:textId="5FD60087" w:rsidR="0003399B" w:rsidRPr="0003399B" w:rsidDel="006207E5" w:rsidRDefault="0003399B" w:rsidP="00611E1D">
      <w:pPr>
        <w:rPr>
          <w:del w:id="3586" w:author="Andrija Ilic" w:date="2015-09-06T19:30:00Z"/>
        </w:rPr>
      </w:pPr>
      <w:ins w:id="3587" w:author="Boni" w:date="2014-09-07T22:15:00Z">
        <w:del w:id="3588" w:author="Andrija Ilic" w:date="2015-09-06T19:30:00Z">
          <w:r w:rsidRPr="000E7A35" w:rsidDel="006207E5">
            <w:rPr>
              <w:b/>
            </w:rPr>
            <w:br/>
          </w:r>
          <w:r w:rsidRPr="000E7A35" w:rsidDel="006207E5">
            <w:rPr>
              <w:b/>
            </w:rPr>
            <w:br/>
          </w:r>
          <w:r w:rsidRPr="000E7A35" w:rsidDel="006207E5">
            <w:rPr>
              <w:b/>
            </w:rPr>
            <w:br/>
          </w:r>
          <w:r w:rsidRPr="000E7A35" w:rsidDel="006207E5">
            <w:rPr>
              <w:b/>
            </w:rPr>
            <w:br/>
          </w:r>
          <w:r w:rsidDel="006207E5">
            <w:br/>
          </w:r>
        </w:del>
      </w:ins>
    </w:p>
    <w:p w14:paraId="25C9C147" w14:textId="2FDF345A" w:rsidR="00611E1D" w:rsidRPr="00611E1D" w:rsidDel="006207E5" w:rsidRDefault="00611E1D" w:rsidP="00611E1D">
      <w:pPr>
        <w:rPr>
          <w:del w:id="3589" w:author="Andrija Ilic" w:date="2015-09-06T19:30:00Z"/>
        </w:rPr>
      </w:pPr>
    </w:p>
    <w:p w14:paraId="48088C2C" w14:textId="38432EB3" w:rsidR="0058462B" w:rsidRPr="00003635" w:rsidDel="006207E5" w:rsidRDefault="0058462B" w:rsidP="00003635">
      <w:pPr>
        <w:pStyle w:val="Heading3"/>
        <w:rPr>
          <w:del w:id="3590" w:author="Andrija Ilic" w:date="2015-09-06T19:30:00Z"/>
        </w:rPr>
      </w:pPr>
      <w:bookmarkStart w:id="3591" w:name="_Toc397909074"/>
      <w:del w:id="3592" w:author="Andrija Ilic" w:date="2015-09-06T19:30:00Z">
        <w:r w:rsidDel="006207E5">
          <w:delText xml:space="preserve">3.2.2 </w:delText>
        </w:r>
      </w:del>
      <w:ins w:id="3593" w:author="Boni" w:date="2014-09-07T22:05:00Z">
        <w:del w:id="3594" w:author="Andrija Ilic" w:date="2015-09-06T19:30:00Z">
          <w:r w:rsidR="00003635" w:rsidDel="006207E5">
            <w:delText xml:space="preserve">3 </w:delText>
          </w:r>
        </w:del>
      </w:ins>
      <w:del w:id="3595" w:author="Andrija Ilic" w:date="2015-09-06T19:30:00Z">
        <w:r w:rsidDel="006207E5">
          <w:delText>Структура софтверског система</w:delText>
        </w:r>
      </w:del>
      <w:ins w:id="3596" w:author="Boni" w:date="2014-09-07T22:05:00Z">
        <w:del w:id="3597" w:author="Andrija Ilic" w:date="2015-09-06T19:30:00Z">
          <w:r w:rsidR="00003635" w:rsidDel="006207E5">
            <w:delText xml:space="preserve"> </w:delText>
          </w:r>
        </w:del>
      </w:ins>
      <w:ins w:id="3598" w:author="Boni" w:date="2014-09-07T22:06:00Z">
        <w:del w:id="3599" w:author="Andrija Ilic" w:date="2015-09-06T19:30:00Z">
          <w:r w:rsidR="00003635" w:rsidDel="006207E5">
            <w:delText>–</w:delText>
          </w:r>
        </w:del>
      </w:ins>
      <w:ins w:id="3600" w:author="Boni" w:date="2014-09-07T22:08:00Z">
        <w:del w:id="3601" w:author="Andrija Ilic" w:date="2015-09-06T19:30:00Z">
          <w:r w:rsidR="00003635" w:rsidDel="006207E5">
            <w:delText xml:space="preserve"> </w:delText>
          </w:r>
        </w:del>
      </w:ins>
      <w:ins w:id="3602" w:author="Boni" w:date="2014-09-07T22:06:00Z">
        <w:del w:id="3603" w:author="Andrija Ilic" w:date="2015-09-06T19:30:00Z">
          <w:r w:rsidR="00003635" w:rsidDel="006207E5">
            <w:delText>концептуални модел</w:delText>
          </w:r>
        </w:del>
      </w:ins>
      <w:bookmarkEnd w:id="3591"/>
    </w:p>
    <w:p w14:paraId="0AF6437D" w14:textId="4A2AEAF1" w:rsidR="00252993" w:rsidDel="006207E5" w:rsidRDefault="0058462B">
      <w:pPr>
        <w:pStyle w:val="Heading3"/>
        <w:rPr>
          <w:del w:id="3604" w:author="Andrija Ilic" w:date="2015-09-06T19:30:00Z"/>
        </w:rPr>
        <w:pPrChange w:id="3605" w:author="Boni" w:date="2014-09-07T22:05:00Z">
          <w:pPr>
            <w:pStyle w:val="Heading4"/>
          </w:pPr>
        </w:pPrChange>
      </w:pPr>
      <w:del w:id="3606" w:author="Andrija Ilic" w:date="2015-09-06T19:30:00Z">
        <w:r w:rsidDel="006207E5">
          <w:delText>3.2.2.1 Концептуални(доменски) модел</w:delText>
        </w:r>
      </w:del>
    </w:p>
    <w:p w14:paraId="2487BB2C" w14:textId="6B83EB9A" w:rsidR="001628BE" w:rsidRPr="001628BE" w:rsidDel="006207E5" w:rsidRDefault="001628BE" w:rsidP="001628BE">
      <w:pPr>
        <w:rPr>
          <w:del w:id="3607" w:author="Andrija Ilic" w:date="2015-09-06T19:30:00Z"/>
        </w:rPr>
      </w:pPr>
    </w:p>
    <w:p w14:paraId="062459A2" w14:textId="729214A8" w:rsidR="0058462B" w:rsidRPr="001628BE" w:rsidDel="006207E5" w:rsidRDefault="001628BE" w:rsidP="001628BE">
      <w:pPr>
        <w:rPr>
          <w:del w:id="3608" w:author="Andrija Ilic" w:date="2015-09-06T19:30:00Z"/>
        </w:rPr>
      </w:pPr>
      <w:del w:id="3609" w:author="Andrija Ilic" w:date="2015-09-06T19:30:00Z">
        <w:r w:rsidDel="006207E5">
          <w:delText>Структура софтверског система се описује помоћу концептуалног(доменског) модела</w:delText>
        </w:r>
      </w:del>
    </w:p>
    <w:p w14:paraId="3B8F5CBD" w14:textId="57DC2D60" w:rsidR="00C32203" w:rsidDel="006207E5" w:rsidRDefault="00C32203" w:rsidP="00C32203">
      <w:pPr>
        <w:rPr>
          <w:del w:id="3610" w:author="Andrija Ilic" w:date="2015-09-06T19:30:00Z"/>
        </w:rPr>
      </w:pPr>
      <w:del w:id="3611" w:author="Andrija Ilic" w:date="2015-09-06T19:30:00Z">
        <w:r w:rsidDel="006207E5">
          <w:rPr>
            <w:noProof/>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43" cstate="print"/>
                      <a:stretch>
                        <a:fillRect/>
                      </a:stretch>
                    </pic:blipFill>
                    <pic:spPr>
                      <a:xfrm>
                        <a:off x="0" y="0"/>
                        <a:ext cx="4436358" cy="4896359"/>
                      </a:xfrm>
                      <a:prstGeom prst="rect">
                        <a:avLst/>
                      </a:prstGeom>
                    </pic:spPr>
                  </pic:pic>
                </a:graphicData>
              </a:graphic>
            </wp:inline>
          </w:drawing>
        </w:r>
      </w:del>
    </w:p>
    <w:p w14:paraId="05E5A40B" w14:textId="74C9E6A0" w:rsidR="00133456" w:rsidRPr="00133456" w:rsidDel="006207E5" w:rsidRDefault="00133456" w:rsidP="00C32203">
      <w:pPr>
        <w:rPr>
          <w:del w:id="3612" w:author="Andrija Ilic" w:date="2015-09-06T19:30:00Z"/>
        </w:rPr>
      </w:pPr>
      <w:del w:id="3613" w:author="Andrija Ilic" w:date="2015-09-06T19:30:00Z">
        <w:r w:rsidDel="006207E5">
          <w:delText xml:space="preserve">Слика </w:delText>
        </w:r>
      </w:del>
      <w:ins w:id="3614" w:author="Boni" w:date="2014-09-07T22:06:00Z">
        <w:del w:id="3615" w:author="Andrija Ilic" w:date="2015-09-06T19:30:00Z">
          <w:r w:rsidR="00003635" w:rsidDel="006207E5">
            <w:delText xml:space="preserve">Дијаграм </w:delText>
          </w:r>
        </w:del>
      </w:ins>
      <w:del w:id="3616" w:author="Andrija Ilic" w:date="2015-09-06T19:30:00Z">
        <w:r w:rsidDel="006207E5">
          <w:delText>8</w:delText>
        </w:r>
      </w:del>
      <w:ins w:id="3617" w:author="Boni" w:date="2014-09-07T22:07:00Z">
        <w:del w:id="3618" w:author="Andrija Ilic" w:date="2015-09-06T19:30:00Z">
          <w:r w:rsidR="00003635" w:rsidDel="006207E5">
            <w:delText>23</w:delText>
          </w:r>
        </w:del>
      </w:ins>
      <w:del w:id="3619" w:author="Andrija Ilic" w:date="2015-09-06T19:30:00Z">
        <w:r w:rsidDel="006207E5">
          <w:delText>. Концептуални модел</w:delText>
        </w:r>
      </w:del>
    </w:p>
    <w:p w14:paraId="55D2E441" w14:textId="394A2C6A" w:rsidR="00252993" w:rsidDel="006207E5" w:rsidRDefault="0058462B">
      <w:pPr>
        <w:pStyle w:val="Heading3"/>
        <w:rPr>
          <w:del w:id="3620" w:author="Andrija Ilic" w:date="2015-09-06T19:30:00Z"/>
        </w:rPr>
        <w:pPrChange w:id="3621" w:author="Boni" w:date="2014-09-07T22:08:00Z">
          <w:pPr>
            <w:pStyle w:val="Heading4"/>
          </w:pPr>
        </w:pPrChange>
      </w:pPr>
      <w:bookmarkStart w:id="3622" w:name="_Toc397909075"/>
      <w:del w:id="3623" w:author="Andrija Ilic" w:date="2015-09-06T19:30:00Z">
        <w:r w:rsidDel="006207E5">
          <w:delText>3.2.2.2</w:delText>
        </w:r>
      </w:del>
      <w:ins w:id="3624" w:author="Boni" w:date="2014-09-07T22:08:00Z">
        <w:del w:id="3625" w:author="Andrija Ilic" w:date="2015-09-06T19:30:00Z">
          <w:r w:rsidR="00003635" w:rsidDel="006207E5">
            <w:delText xml:space="preserve">4 </w:delText>
          </w:r>
        </w:del>
      </w:ins>
      <w:del w:id="3626" w:author="Andrija Ilic" w:date="2015-09-06T19:30:00Z">
        <w:r w:rsidDel="006207E5">
          <w:delText xml:space="preserve"> </w:delText>
        </w:r>
      </w:del>
      <w:ins w:id="3627" w:author="Boni" w:date="2014-09-07T22:08:00Z">
        <w:del w:id="3628" w:author="Andrija Ilic" w:date="2015-09-06T19:30:00Z">
          <w:r w:rsidR="007F3D60" w:rsidDel="006207E5">
            <w:delText xml:space="preserve">Структура софтверског система  - </w:delText>
          </w:r>
        </w:del>
      </w:ins>
      <w:del w:id="3629" w:author="Andrija Ilic" w:date="2015-09-06T19:30:00Z">
        <w:r w:rsidDel="006207E5">
          <w:delText>Релациони модел</w:delText>
        </w:r>
        <w:bookmarkEnd w:id="3622"/>
      </w:del>
    </w:p>
    <w:p w14:paraId="168B7C8A" w14:textId="02EB7DE9" w:rsidR="00030E6A" w:rsidDel="006207E5" w:rsidRDefault="00030E6A" w:rsidP="00030E6A">
      <w:pPr>
        <w:rPr>
          <w:del w:id="3630" w:author="Andrija Ilic" w:date="2015-09-06T19:30:00Z"/>
        </w:rPr>
      </w:pPr>
    </w:p>
    <w:p w14:paraId="00357555" w14:textId="3DE4432A" w:rsidR="00FB0199" w:rsidRPr="00030E6A" w:rsidDel="006207E5" w:rsidRDefault="00030E6A" w:rsidP="00030E6A">
      <w:pPr>
        <w:rPr>
          <w:del w:id="3631" w:author="Andrija Ilic" w:date="2015-09-06T19:30:00Z"/>
        </w:rPr>
      </w:pPr>
      <w:del w:id="3632" w:author="Andrija Ilic" w:date="2015-09-06T19:30:00Z">
        <w:r w:rsidRPr="00FB0199" w:rsidDel="006207E5">
          <w:rPr>
            <w:b/>
          </w:rPr>
          <w:delText>tip_proizvoda</w:delText>
        </w:r>
        <w:r w:rsidDel="006207E5">
          <w:delText>(id_tip_proizvoda, naizv_tipa)</w:delText>
        </w:r>
        <w:r w:rsidDel="006207E5">
          <w:br/>
        </w:r>
        <w:r w:rsidRPr="00FB0199" w:rsidDel="006207E5">
          <w:rPr>
            <w:b/>
          </w:rPr>
          <w:delText>proizvod_usluga</w:delText>
        </w:r>
        <w:r w:rsidDel="006207E5">
          <w:delText>(id_proizvod_usluga, naziv, cena)</w:delText>
        </w:r>
        <w:r w:rsidDel="006207E5">
          <w:br/>
        </w:r>
        <w:r w:rsidRPr="00FB0199" w:rsidDel="006207E5">
          <w:rPr>
            <w:b/>
          </w:rPr>
          <w:delText>proizvod</w:delText>
        </w:r>
        <w:r w:rsidDel="006207E5">
          <w:delText>(id_proizvod_usluga, kolicina, id_tip_proizvoda)</w:delText>
        </w:r>
        <w:r w:rsidDel="006207E5">
          <w:br/>
        </w:r>
        <w:r w:rsidRPr="00FB0199" w:rsidDel="006207E5">
          <w:rPr>
            <w:b/>
          </w:rPr>
          <w:delText>usluga</w:delText>
        </w:r>
        <w:r w:rsidDel="006207E5">
          <w:delText>(id_proizvod_usluga, opis)</w:delText>
        </w:r>
        <w:r w:rsidDel="006207E5">
          <w:br/>
        </w:r>
        <w:r w:rsidRPr="00FB0199" w:rsidDel="006207E5">
          <w:rPr>
            <w:b/>
          </w:rPr>
          <w:delText>zaposleni</w:delText>
        </w:r>
        <w:r w:rsidDel="006207E5">
          <w:delText>(id_zaposlenog,  ime, prezime)</w:delText>
        </w:r>
        <w:r w:rsidDel="006207E5">
          <w:br/>
        </w:r>
        <w:r w:rsidR="00FB0199" w:rsidRPr="00FB0199" w:rsidDel="006207E5">
          <w:rPr>
            <w:b/>
          </w:rPr>
          <w:delText>poslovni_partner</w:delText>
        </w:r>
        <w:r w:rsidR="00FB0199" w:rsidDel="006207E5">
          <w:delText>(id_poslovnig_partnera, adresa)</w:delText>
        </w:r>
        <w:r w:rsidR="00FB0199" w:rsidDel="006207E5">
          <w:br/>
        </w:r>
        <w:r w:rsidR="00FB0199" w:rsidRPr="00FB0199" w:rsidDel="006207E5">
          <w:rPr>
            <w:b/>
          </w:rPr>
          <w:delText>pravno_lice</w:delText>
        </w:r>
        <w:r w:rsidR="00FB0199" w:rsidDel="006207E5">
          <w:delText>(id_poslovnig_partnera, pib, naziv, telefon)</w:delText>
        </w:r>
        <w:r w:rsidR="00FB0199" w:rsidDel="006207E5">
          <w:br/>
        </w:r>
        <w:r w:rsidR="00FB0199" w:rsidRPr="00FB0199" w:rsidDel="006207E5">
          <w:rPr>
            <w:b/>
          </w:rPr>
          <w:delText>fizicko_lice</w:delText>
        </w:r>
        <w:r w:rsidR="00FB0199" w:rsidDel="006207E5">
          <w:delText>(id_poslovnig_partnera, ime, prezime, telefon, broj_licne_karte)</w:delText>
        </w:r>
        <w:r w:rsidR="00FB0199" w:rsidDel="006207E5">
          <w:br/>
        </w:r>
        <w:r w:rsidR="00FB0199" w:rsidRPr="00FB0199" w:rsidDel="006207E5">
          <w:rPr>
            <w:b/>
          </w:rPr>
          <w:delText>kontakt_osobe</w:delText>
        </w:r>
        <w:r w:rsidR="00FB0199" w:rsidDel="006207E5">
          <w:delText>(id_kontakt_osobe, id_poslovnog_partnera, ime, prezime, telefon, mail)</w:delText>
        </w:r>
        <w:r w:rsidR="00FB0199" w:rsidDel="006207E5">
          <w:br/>
        </w:r>
        <w:r w:rsidR="00FB0199" w:rsidRPr="00FB0199" w:rsidDel="006207E5">
          <w:rPr>
            <w:b/>
          </w:rPr>
          <w:delText>racun</w:delText>
        </w:r>
        <w:r w:rsidR="00FB0199" w:rsidDel="006207E5">
          <w:delText>(id_racuna, datum_kreiranja, datum_izdavanja, broj_racuna, poslovni_partner, zapoleni)</w:delText>
        </w:r>
        <w:r w:rsidR="00FB0199" w:rsidDel="006207E5">
          <w:br/>
        </w:r>
        <w:r w:rsidR="00FB0199" w:rsidRPr="00FB0199" w:rsidDel="006207E5">
          <w:rPr>
            <w:b/>
          </w:rPr>
          <w:delText>stavka_racuna</w:delText>
        </w:r>
        <w:r w:rsidR="00FB0199" w:rsidDel="006207E5">
          <w:delText>(id_stavke_racuna, id_racuna, kolicina, proizvod_usluga_id)</w:delText>
        </w:r>
      </w:del>
    </w:p>
    <w:p w14:paraId="1DE2DE07" w14:textId="78F16923" w:rsidR="00B7191C" w:rsidDel="006207E5" w:rsidRDefault="00B7191C" w:rsidP="0058462B">
      <w:pPr>
        <w:pStyle w:val="Heading2"/>
        <w:rPr>
          <w:del w:id="3633" w:author="Andrija Ilic" w:date="2015-09-06T19:30:00Z"/>
        </w:rPr>
      </w:pPr>
    </w:p>
    <w:p w14:paraId="236C631A" w14:textId="77777777" w:rsidR="00B7191C" w:rsidRDefault="00B7191C" w:rsidP="0058462B">
      <w:pPr>
        <w:pStyle w:val="Heading2"/>
      </w:pPr>
    </w:p>
    <w:p w14:paraId="102292EC" w14:textId="77777777" w:rsidR="0058462B" w:rsidRDefault="0058462B" w:rsidP="0058462B">
      <w:pPr>
        <w:pStyle w:val="Heading2"/>
      </w:pPr>
      <w:bookmarkStart w:id="3634" w:name="_Toc397909076"/>
      <w:r>
        <w:t>3.3 Пројектовање</w:t>
      </w:r>
      <w:bookmarkEnd w:id="3634"/>
    </w:p>
    <w:p w14:paraId="196B1D3C" w14:textId="77777777" w:rsidR="004306C7" w:rsidRPr="004306C7" w:rsidRDefault="004306C7" w:rsidP="004306C7"/>
    <w:p w14:paraId="3D4D54CC" w14:textId="10EDA98E" w:rsidR="004306C7" w:rsidDel="006207E5" w:rsidRDefault="004306C7" w:rsidP="004306C7">
      <w:pPr>
        <w:jc w:val="both"/>
        <w:rPr>
          <w:ins w:id="3635" w:author="Boni" w:date="2014-09-07T22:10:00Z"/>
          <w:del w:id="3636" w:author="Andrija Ilic" w:date="2015-09-06T19:32:00Z"/>
        </w:rPr>
      </w:pPr>
      <w:del w:id="3637"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3638" w:author="Andrija Ilic" w:date="2015-09-06T19:30:00Z">
        <w:r w:rsidDel="006207E5">
          <w:delText>п</w:delText>
        </w:r>
      </w:del>
      <w:del w:id="3639" w:author="Andrija Ilic" w:date="2015-09-06T19:32:00Z">
        <w:r w:rsidDel="006207E5">
          <w:delText xml:space="preserve">вање архитектуре </w:delText>
        </w:r>
      </w:del>
      <w:del w:id="3640" w:author="Andrija Ilic" w:date="2015-09-06T19:30:00Z">
        <w:r w:rsidDel="006207E5">
          <w:delText xml:space="preserve">софтверскпг </w:delText>
        </w:r>
      </w:del>
      <w:del w:id="3641" w:author="Andrija Ilic" w:date="2015-09-06T19:32:00Z">
        <w:r w:rsidDel="006207E5">
          <w:delText xml:space="preserve">система обухвата </w:delText>
        </w:r>
      </w:del>
      <w:del w:id="3642" w:author="Andrija Ilic" w:date="2015-09-06T19:30:00Z">
        <w:r w:rsidDel="006207E5">
          <w:delText xml:space="preserve">пројектпвање </w:delText>
        </w:r>
      </w:del>
      <w:del w:id="3643"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3644" w:author="Andrija Ilic" w:date="2015-09-06T19:31:00Z">
        <w:r w:rsidDel="006207E5">
          <w:delText>кпнтрплер</w:delText>
        </w:r>
      </w:del>
      <w:del w:id="3645" w:author="Andrija Ilic" w:date="2015-09-06T19:32:00Z">
        <w:r w:rsidDel="006207E5">
          <w:delText xml:space="preserve">, пословна логика и database broker. Пројектовање </w:delText>
        </w:r>
      </w:del>
      <w:del w:id="3646" w:author="Andrija Ilic" w:date="2015-09-06T19:31:00Z">
        <w:r w:rsidDel="006207E5">
          <w:delText xml:space="preserve">послпвне </w:delText>
        </w:r>
      </w:del>
      <w:del w:id="3647" w:author="Andrija Ilic" w:date="2015-09-06T19:32:00Z">
        <w:r w:rsidDel="006207E5">
          <w:delText xml:space="preserve">логике обухвата </w:delText>
        </w:r>
      </w:del>
      <w:del w:id="3648" w:author="Andrija Ilic" w:date="2015-09-06T19:31:00Z">
        <w:r w:rsidDel="006207E5">
          <w:delText xml:space="preserve">пројектпвање </w:delText>
        </w:r>
      </w:del>
      <w:del w:id="3649"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3650" w:author="Boni" w:date="2014-09-07T22:10:00Z"/>
          <w:del w:id="3651" w:author="Andrija Ilic" w:date="2015-09-06T19:32:00Z"/>
        </w:rPr>
      </w:pPr>
      <w:ins w:id="3652" w:author="Boni" w:date="2014-09-07T22:10:00Z">
        <w:del w:id="3653" w:author="Andrija Ilic" w:date="2015-09-06T19:32:00Z">
          <w:r w:rsidDel="006207E5">
            <w:rPr>
              <w:noProof/>
              <w:rPrChange w:id="3654"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44"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3655" w:author="Andrija Ilic" w:date="2015-09-06T19:32:00Z"/>
        </w:rPr>
      </w:pPr>
      <w:ins w:id="3656" w:author="Boni" w:date="2014-09-07T22:10:00Z">
        <w:del w:id="3657" w:author="Andrija Ilic" w:date="2015-09-06T19:32:00Z">
          <w:r w:rsidDel="006207E5">
            <w:delText>Слика 7.</w:delText>
          </w:r>
        </w:del>
      </w:ins>
      <w:ins w:id="3658" w:author="Boni" w:date="2014-09-07T22:11:00Z">
        <w:del w:id="3659"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3660" w:author="Andrija Ilic" w:date="2015-09-06T19:32:00Z"/>
        </w:rPr>
      </w:pPr>
      <w:bookmarkStart w:id="3661" w:name="_Toc397909077"/>
      <w:del w:id="3662" w:author="Andrija Ilic" w:date="2015-09-06T19:32:00Z">
        <w:r w:rsidDel="006207E5">
          <w:delText>3.3.1 Архитек</w:delText>
        </w:r>
        <w:r w:rsidR="00D9149A" w:rsidDel="006207E5">
          <w:delText>т</w:delText>
        </w:r>
        <w:r w:rsidDel="006207E5">
          <w:delText>ура спфтверског система</w:delText>
        </w:r>
        <w:bookmarkEnd w:id="3661"/>
      </w:del>
    </w:p>
    <w:p w14:paraId="64FCDC78" w14:textId="74428C38" w:rsidR="004306C7" w:rsidRPr="004306C7" w:rsidDel="006207E5" w:rsidRDefault="004306C7" w:rsidP="004306C7">
      <w:pPr>
        <w:rPr>
          <w:del w:id="3663" w:author="Andrija Ilic" w:date="2015-09-06T19:32:00Z"/>
        </w:rPr>
      </w:pPr>
    </w:p>
    <w:p w14:paraId="53A2D4B0" w14:textId="380A2892" w:rsidR="004306C7" w:rsidDel="006207E5" w:rsidRDefault="004306C7" w:rsidP="004306C7">
      <w:pPr>
        <w:jc w:val="both"/>
        <w:rPr>
          <w:del w:id="3664" w:author="Andrija Ilic" w:date="2015-09-06T19:32:00Z"/>
        </w:rPr>
      </w:pPr>
      <w:del w:id="3665"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3666" w:author="Andrija Ilic" w:date="2015-09-06T19:32:00Z"/>
          <w:b/>
        </w:rPr>
      </w:pPr>
      <w:del w:id="3667"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3668" w:author="Andrija Ilic" w:date="2015-09-06T19:32:00Z"/>
          <w:b/>
        </w:rPr>
      </w:pPr>
      <w:del w:id="3669"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3670" w:author="Andrija Ilic" w:date="2015-09-06T19:32:00Z"/>
          <w:b/>
        </w:rPr>
      </w:pPr>
      <w:del w:id="3671"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3672" w:author="Andrija Ilic" w:date="2015-09-06T19:32:00Z"/>
          <w:b/>
        </w:rPr>
      </w:pPr>
    </w:p>
    <w:p w14:paraId="2831B7B9" w14:textId="646E43C7" w:rsidR="00133456" w:rsidDel="006207E5" w:rsidRDefault="0005759C" w:rsidP="0005759C">
      <w:pPr>
        <w:pStyle w:val="ListParagraph"/>
        <w:ind w:left="1440"/>
        <w:jc w:val="both"/>
        <w:rPr>
          <w:del w:id="3673" w:author="Andrija Ilic" w:date="2015-09-06T19:32:00Z"/>
        </w:rPr>
      </w:pPr>
      <w:del w:id="3674"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45"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3675" w:author="Andrija Ilic" w:date="2015-09-06T19:32:00Z"/>
        </w:rPr>
      </w:pPr>
      <w:del w:id="3676"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3677" w:author="Andrija Ilic" w:date="2015-09-06T19:32:00Z"/>
        </w:rPr>
      </w:pPr>
      <w:del w:id="3678"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3679" w:author="Andrija Ilic" w:date="2015-09-06T19:32:00Z"/>
        </w:rPr>
      </w:pPr>
      <w:del w:id="3680" w:author="Andrija Ilic" w:date="2015-09-06T19:32:00Z">
        <w:r w:rsidDel="006207E5">
          <w:rPr>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46"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3681" w:author="Andrija Ilic" w:date="2015-09-06T19:32:00Z"/>
        </w:rPr>
      </w:pPr>
      <w:del w:id="3682"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3683" w:author="Andrija Ilic" w:date="2015-09-06T19:32:00Z"/>
        </w:rPr>
      </w:pPr>
      <w:bookmarkStart w:id="3684" w:name="_Toc397909078"/>
      <w:del w:id="3685" w:author="Andrija Ilic" w:date="2015-09-06T19:32:00Z">
        <w:r w:rsidDel="006207E5">
          <w:delText>3.3.2 Пројектовање апликационе логике  - контролер апликационе логике</w:delText>
        </w:r>
        <w:bookmarkEnd w:id="3684"/>
      </w:del>
    </w:p>
    <w:p w14:paraId="71E20365" w14:textId="7E2217F3" w:rsidR="000364D9" w:rsidRPr="000364D9" w:rsidDel="006207E5" w:rsidRDefault="000364D9" w:rsidP="000364D9">
      <w:pPr>
        <w:rPr>
          <w:del w:id="3686" w:author="Andrija Ilic" w:date="2015-09-06T19:32:00Z"/>
        </w:rPr>
      </w:pPr>
    </w:p>
    <w:p w14:paraId="06A91E79" w14:textId="2EC18F1B" w:rsidR="000364D9" w:rsidDel="006207E5" w:rsidRDefault="000364D9" w:rsidP="000364D9">
      <w:pPr>
        <w:jc w:val="both"/>
        <w:rPr>
          <w:del w:id="3687" w:author="Andrija Ilic" w:date="2015-09-06T19:32:00Z"/>
        </w:rPr>
      </w:pPr>
      <w:del w:id="3688"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3689" w:author="Andrija Ilic" w:date="2015-09-06T19:32:00Z"/>
        </w:rPr>
      </w:pPr>
      <w:del w:id="3690"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3691" w:author="Andrija Ilic" w:date="2015-09-06T19:32:00Z"/>
        </w:rPr>
      </w:pPr>
    </w:p>
    <w:p w14:paraId="57A104C0" w14:textId="31B35438" w:rsidR="002A57D0" w:rsidDel="006207E5" w:rsidRDefault="002A57D0" w:rsidP="002A57D0">
      <w:pPr>
        <w:pStyle w:val="Heading3"/>
        <w:rPr>
          <w:del w:id="3692" w:author="Andrija Ilic" w:date="2015-09-06T19:32:00Z"/>
        </w:rPr>
      </w:pPr>
      <w:bookmarkStart w:id="3693" w:name="_Toc397909079"/>
      <w:del w:id="3694"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3693"/>
      </w:del>
    </w:p>
    <w:p w14:paraId="57401CCE" w14:textId="116BB39D" w:rsidR="00F91E84" w:rsidDel="006207E5" w:rsidRDefault="00F91E84" w:rsidP="00F91E84">
      <w:pPr>
        <w:rPr>
          <w:del w:id="3695" w:author="Andrija Ilic" w:date="2015-09-06T19:32:00Z"/>
        </w:rPr>
      </w:pPr>
    </w:p>
    <w:p w14:paraId="519E009F" w14:textId="48CD0091" w:rsidR="00F91E84" w:rsidRPr="00F91E84" w:rsidDel="006207E5" w:rsidRDefault="00F91E84" w:rsidP="00F91E84">
      <w:pPr>
        <w:rPr>
          <w:del w:id="3696" w:author="Andrija Ilic" w:date="2015-09-06T19:32:00Z"/>
        </w:rPr>
      </w:pPr>
      <w:del w:id="3697"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3698" w:author="Andrija Ilic" w:date="2015-09-06T19:32:00Z"/>
        </w:rPr>
      </w:pPr>
      <w:del w:id="3699"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47"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3700" w:author="Andrija Ilic" w:date="2015-09-06T19:32:00Z"/>
        </w:rPr>
      </w:pPr>
      <w:del w:id="3701" w:author="Andrija Ilic" w:date="2015-09-06T19:32:00Z">
        <w:r w:rsidDel="006207E5">
          <w:delText>Слика 10. Доменске класе</w:delText>
        </w:r>
      </w:del>
    </w:p>
    <w:p w14:paraId="2DB1B69D" w14:textId="75182994" w:rsidR="00F91E84" w:rsidDel="006207E5" w:rsidRDefault="00F91E84" w:rsidP="00F91E84">
      <w:pPr>
        <w:rPr>
          <w:del w:id="3702" w:author="Andrija Ilic" w:date="2015-09-06T19:32:00Z"/>
        </w:rPr>
      </w:pPr>
      <w:del w:id="3703"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3704" w:author="Andrija Ilic" w:date="2015-09-06T19:32:00Z"/>
        </w:rPr>
      </w:pPr>
      <w:del w:id="3705"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48"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3706" w:author="Andrija Ilic" w:date="2015-09-06T19:32:00Z"/>
        </w:rPr>
      </w:pPr>
      <w:del w:id="3707"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3708" w:author="Andrija Ilic" w:date="2015-09-06T19:32:00Z"/>
        </w:rPr>
      </w:pPr>
      <w:del w:id="3709"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3710" w:author="Andrija Ilic" w:date="2015-09-06T19:32:00Z"/>
        </w:rPr>
      </w:pPr>
      <w:bookmarkStart w:id="3711" w:name="_Toc397909080"/>
      <w:del w:id="3712" w:author="Andrija Ilic" w:date="2015-09-06T19:32:00Z">
        <w:r w:rsidDel="006207E5">
          <w:delText>3.3.4 Пројектовање апликационе логике  - системске операције</w:delText>
        </w:r>
        <w:bookmarkEnd w:id="3711"/>
      </w:del>
    </w:p>
    <w:p w14:paraId="6DC95FE3" w14:textId="719B1ED8" w:rsidR="00756D1A" w:rsidRPr="00756D1A" w:rsidDel="006207E5" w:rsidRDefault="00756D1A" w:rsidP="00756D1A">
      <w:pPr>
        <w:rPr>
          <w:del w:id="3713" w:author="Andrija Ilic" w:date="2015-09-06T19:32:00Z"/>
        </w:rPr>
      </w:pPr>
    </w:p>
    <w:p w14:paraId="61708258" w14:textId="5D0B9588" w:rsidR="00756D1A" w:rsidDel="006207E5" w:rsidRDefault="00756D1A" w:rsidP="00756D1A">
      <w:pPr>
        <w:rPr>
          <w:del w:id="3714" w:author="Andrija Ilic" w:date="2015-09-06T19:32:00Z"/>
        </w:rPr>
      </w:pPr>
      <w:del w:id="3715"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3716" w:author="Andrija Ilic" w:date="2015-09-06T19:32:00Z"/>
        </w:rPr>
      </w:pPr>
      <w:del w:id="3717"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49"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3718" w:author="Andrija Ilic" w:date="2015-09-06T19:32:00Z"/>
          <w:b/>
        </w:rPr>
      </w:pPr>
    </w:p>
    <w:p w14:paraId="13243B8C" w14:textId="7DD6672F" w:rsidR="00756D1A" w:rsidDel="006207E5" w:rsidRDefault="00756D1A" w:rsidP="00756D1A">
      <w:pPr>
        <w:rPr>
          <w:del w:id="3719" w:author="Andrija Ilic" w:date="2015-09-06T19:32:00Z"/>
        </w:rPr>
      </w:pPr>
      <w:del w:id="3720"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3721" w:author="Andrija Ilic" w:date="2015-09-06T19:32:00Z"/>
        </w:rPr>
      </w:pPr>
      <w:del w:id="3722"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50"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3723" w:author="Andrija Ilic" w:date="2015-09-06T19:32:00Z"/>
        </w:rPr>
      </w:pPr>
    </w:p>
    <w:p w14:paraId="3B20ED0E" w14:textId="3F6688B1" w:rsidR="00756D1A" w:rsidDel="006207E5" w:rsidRDefault="00756D1A" w:rsidP="00756D1A">
      <w:pPr>
        <w:rPr>
          <w:del w:id="3724" w:author="Andrija Ilic" w:date="2015-09-06T19:32:00Z"/>
        </w:rPr>
      </w:pPr>
      <w:del w:id="3725"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3726" w:author="Andrija Ilic" w:date="2015-09-06T19:32:00Z"/>
        </w:rPr>
      </w:pPr>
      <w:del w:id="3727"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51"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3728" w:author="Andrija Ilic" w:date="2015-09-06T19:32:00Z"/>
        </w:rPr>
      </w:pPr>
    </w:p>
    <w:p w14:paraId="4B8DB5B2" w14:textId="2AA12C71" w:rsidR="00756D1A" w:rsidDel="006207E5" w:rsidRDefault="00756D1A" w:rsidP="00756D1A">
      <w:pPr>
        <w:rPr>
          <w:del w:id="3729" w:author="Andrija Ilic" w:date="2015-09-06T19:32:00Z"/>
        </w:rPr>
      </w:pPr>
      <w:del w:id="3730"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3731" w:author="Andrija Ilic" w:date="2015-09-06T19:32:00Z"/>
        </w:rPr>
      </w:pPr>
      <w:del w:id="3732"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52"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3733" w:author="Andrija Ilic" w:date="2015-09-06T19:32:00Z"/>
        </w:rPr>
      </w:pPr>
    </w:p>
    <w:p w14:paraId="6642F64C" w14:textId="4C727C85" w:rsidR="00756D1A" w:rsidDel="006207E5" w:rsidRDefault="00756D1A" w:rsidP="00756D1A">
      <w:pPr>
        <w:rPr>
          <w:del w:id="3734" w:author="Andrija Ilic" w:date="2015-09-06T19:32:00Z"/>
        </w:rPr>
      </w:pPr>
      <w:del w:id="3735"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3736" w:author="Andrija Ilic" w:date="2015-09-06T19:32:00Z"/>
        </w:rPr>
      </w:pPr>
    </w:p>
    <w:p w14:paraId="5521E349" w14:textId="2B0B3F90" w:rsidR="00756D1A" w:rsidDel="006207E5" w:rsidRDefault="004725EC" w:rsidP="00756D1A">
      <w:pPr>
        <w:rPr>
          <w:del w:id="3737" w:author="Andrija Ilic" w:date="2015-09-06T19:32:00Z"/>
        </w:rPr>
      </w:pPr>
      <w:del w:id="3738"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53"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3739" w:author="Andrija Ilic" w:date="2015-09-06T19:32:00Z"/>
          <w:b/>
        </w:rPr>
      </w:pPr>
    </w:p>
    <w:p w14:paraId="36D89678" w14:textId="7FA80157" w:rsidR="00756D1A" w:rsidRPr="000E7A35" w:rsidDel="006207E5" w:rsidRDefault="00756D1A" w:rsidP="00756D1A">
      <w:pPr>
        <w:rPr>
          <w:del w:id="3740" w:author="Andrija Ilic" w:date="2015-09-06T19:32:00Z"/>
        </w:rPr>
      </w:pPr>
      <w:del w:id="3741"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3742" w:author="Andrija Ilic" w:date="2015-09-06T19:32:00Z"/>
        </w:rPr>
      </w:pPr>
      <w:del w:id="3743"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54"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3744" w:author="Andrija Ilic" w:date="2015-09-06T19:32:00Z"/>
          <w:b/>
        </w:rPr>
      </w:pPr>
    </w:p>
    <w:p w14:paraId="23196AC0" w14:textId="1A2C7B15" w:rsidR="00756D1A" w:rsidRPr="000E7A35" w:rsidDel="006207E5" w:rsidRDefault="00756D1A" w:rsidP="00756D1A">
      <w:pPr>
        <w:rPr>
          <w:del w:id="3745" w:author="Andrija Ilic" w:date="2015-09-06T19:32:00Z"/>
        </w:rPr>
      </w:pPr>
      <w:del w:id="3746"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3747" w:author="Andrija Ilic" w:date="2015-09-06T19:32:00Z"/>
        </w:rPr>
      </w:pPr>
      <w:del w:id="3748"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55"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3749" w:author="Boni" w:date="2014-09-07T22:34:00Z"/>
          <w:del w:id="3750" w:author="Andrija Ilic" w:date="2015-09-06T19:32:00Z"/>
          <w:b/>
        </w:rPr>
      </w:pPr>
      <w:ins w:id="3751" w:author="Boni" w:date="2014-09-07T22:34:00Z">
        <w:del w:id="3752"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3753" w:author="Boni" w:date="2014-09-07T22:34:00Z"/>
          <w:del w:id="3754" w:author="Andrija Ilic" w:date="2015-09-06T19:32:00Z"/>
        </w:rPr>
      </w:pPr>
      <w:ins w:id="3755" w:author="Boni" w:date="2014-09-07T22:34:00Z">
        <w:del w:id="3756"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3757" w:author="Boni" w:date="2014-09-07T22:34:00Z"/>
          <w:del w:id="3758" w:author="Andrija Ilic" w:date="2015-09-06T19:32:00Z"/>
        </w:rPr>
      </w:pPr>
      <w:ins w:id="3759" w:author="Boni" w:date="2014-09-07T22:41:00Z">
        <w:del w:id="3760" w:author="Andrija Ilic" w:date="2015-09-06T19:32:00Z">
          <w:r w:rsidDel="006207E5">
            <w:rPr>
              <w:noProof/>
              <w:rPrChange w:id="3761"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56"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3762" w:author="Boni" w:date="2014-09-07T22:34:00Z"/>
          <w:del w:id="3763" w:author="Andrija Ilic" w:date="2015-09-06T19:32:00Z"/>
          <w:b/>
        </w:rPr>
      </w:pPr>
    </w:p>
    <w:p w14:paraId="52CFD351" w14:textId="7724DE8D" w:rsidR="006F571A" w:rsidDel="006207E5" w:rsidRDefault="006F571A" w:rsidP="006F571A">
      <w:pPr>
        <w:rPr>
          <w:ins w:id="3764" w:author="Boni" w:date="2014-09-07T22:34:00Z"/>
          <w:del w:id="3765" w:author="Andrija Ilic" w:date="2015-09-06T19:32:00Z"/>
          <w:b/>
        </w:rPr>
      </w:pPr>
      <w:ins w:id="3766" w:author="Boni" w:date="2014-09-07T22:34:00Z">
        <w:del w:id="3767"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3768" w:author="Boni" w:date="2014-09-07T22:34:00Z"/>
          <w:del w:id="3769" w:author="Andrija Ilic" w:date="2015-09-06T19:32:00Z"/>
          <w:b/>
        </w:rPr>
      </w:pPr>
      <w:ins w:id="3770" w:author="Boni" w:date="2014-09-07T22:34:00Z">
        <w:del w:id="3771"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3772" w:author="Boni" w:date="2014-09-07T22:34:00Z"/>
          <w:del w:id="3773" w:author="Andrija Ilic" w:date="2015-09-06T19:32:00Z"/>
          <w:b/>
        </w:rPr>
      </w:pPr>
      <w:ins w:id="3774" w:author="Boni" w:date="2014-09-07T22:41:00Z">
        <w:del w:id="3775" w:author="Andrija Ilic" w:date="2015-09-06T19:32:00Z">
          <w:r w:rsidDel="006207E5">
            <w:rPr>
              <w:b/>
              <w:noProof/>
              <w:rPrChange w:id="3776"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57"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3777" w:author="Boni" w:date="2014-09-07T22:34:00Z"/>
          <w:del w:id="3778" w:author="Andrija Ilic" w:date="2015-09-06T19:32:00Z"/>
          <w:b/>
        </w:rPr>
      </w:pPr>
      <w:ins w:id="3779" w:author="Boni" w:date="2014-09-07T22:34:00Z">
        <w:del w:id="3780"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3781" w:author="Boni" w:date="2014-09-07T22:34:00Z"/>
          <w:del w:id="3782" w:author="Andrija Ilic" w:date="2015-09-06T19:32:00Z"/>
          <w:b/>
        </w:rPr>
      </w:pPr>
      <w:ins w:id="3783" w:author="Boni" w:date="2014-09-07T22:34:00Z">
        <w:del w:id="3784"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3785" w:author="Boni" w:date="2014-09-07T22:34:00Z"/>
          <w:del w:id="3786" w:author="Andrija Ilic" w:date="2015-09-06T19:32:00Z"/>
          <w:b/>
        </w:rPr>
      </w:pPr>
      <w:ins w:id="3787" w:author="Boni" w:date="2014-09-07T22:42:00Z">
        <w:del w:id="3788" w:author="Andrija Ilic" w:date="2015-09-06T19:32:00Z">
          <w:r w:rsidDel="006207E5">
            <w:rPr>
              <w:b/>
              <w:noProof/>
              <w:rPrChange w:id="3789"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58"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3790" w:author="Boni" w:date="2014-09-07T22:34:00Z"/>
          <w:del w:id="3791" w:author="Andrija Ilic" w:date="2015-09-06T19:32:00Z"/>
          <w:b/>
        </w:rPr>
      </w:pPr>
      <w:ins w:id="3792" w:author="Boni" w:date="2014-09-07T22:34:00Z">
        <w:del w:id="3793"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3794" w:author="Boni" w:date="2014-09-07T22:34:00Z"/>
          <w:del w:id="3795" w:author="Andrija Ilic" w:date="2015-09-06T19:32:00Z"/>
        </w:rPr>
      </w:pPr>
      <w:ins w:id="3796" w:author="Boni" w:date="2014-09-07T22:34:00Z">
        <w:del w:id="3797"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3798" w:author="Andrija Ilic" w:date="2015-09-06T19:32:00Z"/>
        </w:rPr>
      </w:pPr>
      <w:ins w:id="3799" w:author="Boni" w:date="2014-09-07T22:42:00Z">
        <w:del w:id="3800" w:author="Andrija Ilic" w:date="2015-09-06T19:32:00Z">
          <w:r w:rsidDel="006207E5">
            <w:rPr>
              <w:noProof/>
              <w:rPrChange w:id="3801"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59"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3802" w:author="Andrija Ilic" w:date="2015-09-06T19:32:00Z"/>
        </w:rPr>
      </w:pPr>
      <w:del w:id="3803"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3804" w:author="Andrija Ilic" w:date="2015-09-06T19:32:00Z"/>
        </w:rPr>
      </w:pPr>
      <w:del w:id="3805" w:author="Andrija Ilic" w:date="2015-09-06T19:32:00Z">
        <w:r w:rsidDel="006207E5">
          <w:rPr>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60"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3806" w:author="Andrija Ilic" w:date="2015-09-06T19:32:00Z"/>
        </w:rPr>
      </w:pPr>
      <w:del w:id="3807"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3808" w:author="Andrija Ilic" w:date="2015-09-06T19:32:00Z"/>
        </w:rPr>
      </w:pPr>
      <w:bookmarkStart w:id="3809" w:name="_Toc397909081"/>
      <w:del w:id="3810" w:author="Andrija Ilic" w:date="2015-09-06T19:32:00Z">
        <w:r w:rsidDel="006207E5">
          <w:delText>3.3.5 Пројектовање апликационе логике  - d</w:delText>
        </w:r>
        <w:r w:rsidR="005540A6" w:rsidDel="006207E5">
          <w:delText>a</w:delText>
        </w:r>
        <w:r w:rsidDel="006207E5">
          <w:delText>tabase broker</w:delText>
        </w:r>
      </w:del>
      <w:ins w:id="3811" w:author="Boni" w:date="2014-09-07T22:14:00Z">
        <w:del w:id="3812" w:author="Andrija Ilic" w:date="2015-09-06T19:32:00Z">
          <w:r w:rsidR="0003399B" w:rsidDel="006207E5">
            <w:delText>брокер базе података</w:delText>
          </w:r>
        </w:del>
      </w:ins>
      <w:bookmarkEnd w:id="3809"/>
    </w:p>
    <w:p w14:paraId="380CDD8A" w14:textId="432BE7C5" w:rsidR="00756D1A" w:rsidRPr="00756D1A" w:rsidDel="006207E5" w:rsidRDefault="00756D1A" w:rsidP="00756D1A">
      <w:pPr>
        <w:rPr>
          <w:del w:id="3813" w:author="Andrija Ilic" w:date="2015-09-06T19:32:00Z"/>
        </w:rPr>
      </w:pPr>
    </w:p>
    <w:p w14:paraId="609BD11F" w14:textId="066747B6" w:rsidR="0087463E" w:rsidDel="006207E5" w:rsidRDefault="0087463E" w:rsidP="0087463E">
      <w:pPr>
        <w:rPr>
          <w:del w:id="3814" w:author="Andrija Ilic" w:date="2015-09-06T19:32:00Z"/>
        </w:rPr>
      </w:pPr>
      <w:del w:id="3815"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3816" w:author="Andrija Ilic" w:date="2015-09-06T19:32:00Z"/>
          <w:rFonts w:asciiTheme="minorHAnsi" w:hAnsiTheme="minorHAnsi"/>
          <w:color w:val="auto"/>
        </w:rPr>
      </w:pPr>
      <w:del w:id="3817"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3818" w:author="Andrija Ilic" w:date="2015-09-06T19:32:00Z"/>
          <w:rFonts w:asciiTheme="minorHAnsi" w:hAnsiTheme="minorHAnsi"/>
          <w:color w:val="auto"/>
        </w:rPr>
      </w:pPr>
    </w:p>
    <w:p w14:paraId="644E78DE" w14:textId="7CBBBD5D" w:rsidR="0087463E" w:rsidDel="006207E5" w:rsidRDefault="0087463E" w:rsidP="0087463E">
      <w:pPr>
        <w:rPr>
          <w:del w:id="3819" w:author="Andrija Ilic" w:date="2015-09-06T19:32:00Z"/>
        </w:rPr>
      </w:pPr>
      <w:del w:id="3820"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3821" w:author="Andrija Ilic" w:date="2015-09-06T19:32:00Z"/>
        </w:rPr>
      </w:pPr>
      <w:del w:id="3822"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3823" w:author="Andrija Ilic" w:date="2015-09-06T19:32:00Z"/>
        </w:rPr>
      </w:pPr>
      <w:del w:id="3824" w:author="Andrija Ilic" w:date="2015-09-06T19:32:00Z">
        <w:r w:rsidDel="006207E5">
          <w:delText>package com.example.diplomski.dbbroker;</w:delText>
        </w:r>
      </w:del>
    </w:p>
    <w:p w14:paraId="285B40DF" w14:textId="69342D1E" w:rsidR="006565BA" w:rsidDel="006207E5" w:rsidRDefault="006565BA" w:rsidP="006565BA">
      <w:pPr>
        <w:rPr>
          <w:del w:id="3825" w:author="Andrija Ilic" w:date="2015-09-06T19:32:00Z"/>
        </w:rPr>
      </w:pPr>
    </w:p>
    <w:p w14:paraId="4FD482AD" w14:textId="11B3B4AA" w:rsidR="006565BA" w:rsidDel="006207E5" w:rsidRDefault="006565BA" w:rsidP="006565BA">
      <w:pPr>
        <w:pStyle w:val="CodeStyle"/>
        <w:ind w:left="0"/>
        <w:rPr>
          <w:del w:id="3826" w:author="Andrija Ilic" w:date="2015-09-06T19:32:00Z"/>
        </w:rPr>
      </w:pPr>
      <w:del w:id="3827" w:author="Andrija Ilic" w:date="2015-09-06T19:32:00Z">
        <w:r w:rsidDel="006207E5">
          <w:delText>public class DbBroker {</w:delText>
        </w:r>
      </w:del>
    </w:p>
    <w:p w14:paraId="26A6149F" w14:textId="36268C4A" w:rsidR="006565BA" w:rsidDel="006207E5" w:rsidRDefault="006565BA" w:rsidP="006565BA">
      <w:pPr>
        <w:pStyle w:val="CodeStyle"/>
        <w:rPr>
          <w:del w:id="3828" w:author="Andrija Ilic" w:date="2015-09-06T19:32:00Z"/>
        </w:rPr>
      </w:pPr>
      <w:del w:id="3829" w:author="Andrija Ilic" w:date="2015-09-06T19:32:00Z">
        <w:r w:rsidDel="006207E5">
          <w:tab/>
        </w:r>
      </w:del>
    </w:p>
    <w:p w14:paraId="4C71CF35" w14:textId="7FE0C500" w:rsidR="006565BA" w:rsidDel="006207E5" w:rsidRDefault="006565BA" w:rsidP="006565BA">
      <w:pPr>
        <w:pStyle w:val="CodeStyle"/>
        <w:rPr>
          <w:del w:id="3830" w:author="Andrija Ilic" w:date="2015-09-06T19:32:00Z"/>
        </w:rPr>
      </w:pPr>
      <w:del w:id="3831" w:author="Andrija Ilic" w:date="2015-09-06T19:32:00Z">
        <w:r w:rsidDel="006207E5">
          <w:tab/>
          <w:delText>private static DbBroker dbBroker;</w:delText>
        </w:r>
      </w:del>
    </w:p>
    <w:p w14:paraId="45270DFA" w14:textId="6CF29432" w:rsidR="006565BA" w:rsidDel="006207E5" w:rsidRDefault="006565BA" w:rsidP="006565BA">
      <w:pPr>
        <w:pStyle w:val="CodeStyle"/>
        <w:rPr>
          <w:del w:id="3832" w:author="Andrija Ilic" w:date="2015-09-06T19:32:00Z"/>
        </w:rPr>
      </w:pPr>
      <w:del w:id="3833" w:author="Andrija Ilic" w:date="2015-09-06T19:32:00Z">
        <w:r w:rsidDel="006207E5">
          <w:tab/>
          <w:delText>private Session session;</w:delText>
        </w:r>
      </w:del>
    </w:p>
    <w:p w14:paraId="065014FA" w14:textId="0A4B5E47" w:rsidR="006565BA" w:rsidDel="006207E5" w:rsidRDefault="006565BA" w:rsidP="006565BA">
      <w:pPr>
        <w:pStyle w:val="CodeStyle"/>
        <w:rPr>
          <w:del w:id="3834" w:author="Andrija Ilic" w:date="2015-09-06T19:32:00Z"/>
        </w:rPr>
      </w:pPr>
      <w:del w:id="3835" w:author="Andrija Ilic" w:date="2015-09-06T19:32:00Z">
        <w:r w:rsidDel="006207E5">
          <w:tab/>
          <w:delText>private static SessionFactory sf;</w:delText>
        </w:r>
      </w:del>
    </w:p>
    <w:p w14:paraId="4941768A" w14:textId="086C837E" w:rsidR="006565BA" w:rsidDel="006207E5" w:rsidRDefault="006565BA" w:rsidP="006565BA">
      <w:pPr>
        <w:pStyle w:val="CodeStyle"/>
        <w:rPr>
          <w:del w:id="3836" w:author="Andrija Ilic" w:date="2015-09-06T19:32:00Z"/>
        </w:rPr>
      </w:pPr>
      <w:del w:id="3837" w:author="Andrija Ilic" w:date="2015-09-06T19:32:00Z">
        <w:r w:rsidDel="006207E5">
          <w:tab/>
          <w:delText>private Transaction transaction;</w:delText>
        </w:r>
      </w:del>
    </w:p>
    <w:p w14:paraId="6F6D5D0E" w14:textId="45FD2701" w:rsidR="006565BA" w:rsidDel="006207E5" w:rsidRDefault="006565BA" w:rsidP="006565BA">
      <w:pPr>
        <w:pStyle w:val="CodeStyle"/>
        <w:rPr>
          <w:del w:id="3838" w:author="Andrija Ilic" w:date="2015-09-06T19:32:00Z"/>
        </w:rPr>
      </w:pPr>
      <w:del w:id="3839" w:author="Andrija Ilic" w:date="2015-09-06T19:32:00Z">
        <w:r w:rsidDel="006207E5">
          <w:tab/>
        </w:r>
      </w:del>
    </w:p>
    <w:p w14:paraId="5197C285" w14:textId="1BCE2DFA" w:rsidR="006565BA" w:rsidDel="006207E5" w:rsidRDefault="006565BA" w:rsidP="006565BA">
      <w:pPr>
        <w:pStyle w:val="CodeStyle"/>
        <w:rPr>
          <w:del w:id="3840" w:author="Andrija Ilic" w:date="2015-09-06T19:32:00Z"/>
        </w:rPr>
      </w:pPr>
      <w:del w:id="3841" w:author="Andrija Ilic" w:date="2015-09-06T19:32:00Z">
        <w:r w:rsidDel="006207E5">
          <w:tab/>
        </w:r>
      </w:del>
    </w:p>
    <w:p w14:paraId="460E3977" w14:textId="4FC696C7" w:rsidR="006565BA" w:rsidDel="006207E5" w:rsidRDefault="006565BA" w:rsidP="006565BA">
      <w:pPr>
        <w:pStyle w:val="CodeStyle"/>
        <w:rPr>
          <w:del w:id="3842" w:author="Andrija Ilic" w:date="2015-09-06T19:32:00Z"/>
        </w:rPr>
      </w:pPr>
      <w:del w:id="3843" w:author="Andrija Ilic" w:date="2015-09-06T19:32:00Z">
        <w:r w:rsidDel="006207E5">
          <w:tab/>
          <w:delText>private DbBroker() {</w:delText>
        </w:r>
      </w:del>
    </w:p>
    <w:p w14:paraId="2ABF5935" w14:textId="10932AA9" w:rsidR="006565BA" w:rsidDel="006207E5" w:rsidRDefault="006565BA" w:rsidP="006565BA">
      <w:pPr>
        <w:pStyle w:val="CodeStyle"/>
        <w:rPr>
          <w:del w:id="3844" w:author="Andrija Ilic" w:date="2015-09-06T19:32:00Z"/>
        </w:rPr>
      </w:pPr>
      <w:del w:id="3845"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3846" w:author="Andrija Ilic" w:date="2015-09-06T19:32:00Z"/>
        </w:rPr>
      </w:pPr>
      <w:del w:id="3847" w:author="Andrija Ilic" w:date="2015-09-06T19:32:00Z">
        <w:r w:rsidDel="006207E5">
          <w:tab/>
          <w:delText>}</w:delText>
        </w:r>
      </w:del>
    </w:p>
    <w:p w14:paraId="40876EDC" w14:textId="1CC6A0CE" w:rsidR="006565BA" w:rsidDel="006207E5" w:rsidRDefault="006565BA" w:rsidP="006565BA">
      <w:pPr>
        <w:pStyle w:val="CodeStyle"/>
        <w:rPr>
          <w:del w:id="3848" w:author="Andrija Ilic" w:date="2015-09-06T19:32:00Z"/>
        </w:rPr>
      </w:pPr>
    </w:p>
    <w:p w14:paraId="26B4D28D" w14:textId="0B13CFB0" w:rsidR="006565BA" w:rsidDel="006207E5" w:rsidRDefault="006565BA" w:rsidP="006565BA">
      <w:pPr>
        <w:pStyle w:val="CodeStyle"/>
        <w:rPr>
          <w:del w:id="3849" w:author="Andrija Ilic" w:date="2015-09-06T19:32:00Z"/>
        </w:rPr>
      </w:pPr>
      <w:del w:id="3850" w:author="Andrija Ilic" w:date="2015-09-06T19:32:00Z">
        <w:r w:rsidDel="006207E5">
          <w:tab/>
          <w:delText>public static DbBroker getInstance(){</w:delText>
        </w:r>
      </w:del>
    </w:p>
    <w:p w14:paraId="01FE42E5" w14:textId="1213460B" w:rsidR="006565BA" w:rsidDel="006207E5" w:rsidRDefault="006565BA" w:rsidP="006565BA">
      <w:pPr>
        <w:pStyle w:val="CodeStyle"/>
        <w:rPr>
          <w:del w:id="3851" w:author="Andrija Ilic" w:date="2015-09-06T19:32:00Z"/>
        </w:rPr>
      </w:pPr>
      <w:del w:id="3852"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3853" w:author="Andrija Ilic" w:date="2015-09-06T19:32:00Z"/>
        </w:rPr>
      </w:pPr>
      <w:del w:id="3854"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3855" w:author="Andrija Ilic" w:date="2015-09-06T19:32:00Z"/>
        </w:rPr>
      </w:pPr>
      <w:del w:id="3856"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3857" w:author="Andrija Ilic" w:date="2015-09-06T19:32:00Z"/>
        </w:rPr>
      </w:pPr>
      <w:del w:id="3858" w:author="Andrija Ilic" w:date="2015-09-06T19:32:00Z">
        <w:r w:rsidDel="006207E5">
          <w:tab/>
        </w:r>
        <w:r w:rsidDel="006207E5">
          <w:tab/>
          <w:delText>}else</w:delText>
        </w:r>
      </w:del>
    </w:p>
    <w:p w14:paraId="7BEE3381" w14:textId="1CF6AE9C" w:rsidR="006565BA" w:rsidDel="006207E5" w:rsidRDefault="006565BA" w:rsidP="006565BA">
      <w:pPr>
        <w:pStyle w:val="CodeStyle"/>
        <w:rPr>
          <w:del w:id="3859" w:author="Andrija Ilic" w:date="2015-09-06T19:32:00Z"/>
        </w:rPr>
      </w:pPr>
      <w:del w:id="3860"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3861" w:author="Andrija Ilic" w:date="2015-09-06T19:32:00Z"/>
        </w:rPr>
      </w:pPr>
      <w:del w:id="3862" w:author="Andrija Ilic" w:date="2015-09-06T19:32:00Z">
        <w:r w:rsidDel="006207E5">
          <w:tab/>
          <w:delText>}</w:delText>
        </w:r>
      </w:del>
    </w:p>
    <w:p w14:paraId="76CC0482" w14:textId="7FF4295A" w:rsidR="006565BA" w:rsidDel="006207E5" w:rsidRDefault="006565BA" w:rsidP="006565BA">
      <w:pPr>
        <w:pStyle w:val="CodeStyle"/>
        <w:rPr>
          <w:del w:id="3863" w:author="Andrija Ilic" w:date="2015-09-06T19:32:00Z"/>
        </w:rPr>
      </w:pPr>
      <w:del w:id="3864" w:author="Andrija Ilic" w:date="2015-09-06T19:32:00Z">
        <w:r w:rsidDel="006207E5">
          <w:tab/>
        </w:r>
      </w:del>
    </w:p>
    <w:p w14:paraId="0BD5D775" w14:textId="54E369FD" w:rsidR="006565BA" w:rsidDel="006207E5" w:rsidRDefault="006565BA" w:rsidP="006565BA">
      <w:pPr>
        <w:pStyle w:val="CodeStyle"/>
        <w:rPr>
          <w:del w:id="3865" w:author="Andrija Ilic" w:date="2015-09-06T19:32:00Z"/>
        </w:rPr>
      </w:pPr>
      <w:del w:id="3866" w:author="Andrija Ilic" w:date="2015-09-06T19:32:00Z">
        <w:r w:rsidDel="006207E5">
          <w:tab/>
          <w:delText>public Session getSession(){</w:delText>
        </w:r>
      </w:del>
    </w:p>
    <w:p w14:paraId="25B74A18" w14:textId="3365F856" w:rsidR="006565BA" w:rsidDel="006207E5" w:rsidRDefault="006565BA" w:rsidP="006565BA">
      <w:pPr>
        <w:pStyle w:val="CodeStyle"/>
        <w:rPr>
          <w:del w:id="3867" w:author="Andrija Ilic" w:date="2015-09-06T19:32:00Z"/>
        </w:rPr>
      </w:pPr>
      <w:del w:id="3868"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3869" w:author="Andrija Ilic" w:date="2015-09-06T19:32:00Z"/>
        </w:rPr>
      </w:pPr>
      <w:del w:id="3870"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3871" w:author="Andrija Ilic" w:date="2015-09-06T19:32:00Z"/>
        </w:rPr>
      </w:pPr>
      <w:del w:id="3872" w:author="Andrija Ilic" w:date="2015-09-06T19:32:00Z">
        <w:r w:rsidDel="006207E5">
          <w:tab/>
          <w:delText>}</w:delText>
        </w:r>
      </w:del>
    </w:p>
    <w:p w14:paraId="0C5123A1" w14:textId="7941F186" w:rsidR="006565BA" w:rsidDel="006207E5" w:rsidRDefault="006565BA" w:rsidP="006565BA">
      <w:pPr>
        <w:pStyle w:val="CodeStyle"/>
        <w:rPr>
          <w:del w:id="3873" w:author="Andrija Ilic" w:date="2015-09-06T19:32:00Z"/>
        </w:rPr>
      </w:pPr>
      <w:del w:id="3874" w:author="Andrija Ilic" w:date="2015-09-06T19:32:00Z">
        <w:r w:rsidDel="006207E5">
          <w:tab/>
        </w:r>
      </w:del>
    </w:p>
    <w:p w14:paraId="1FD09B27" w14:textId="71DB9032" w:rsidR="006565BA" w:rsidDel="006207E5" w:rsidRDefault="006565BA" w:rsidP="006565BA">
      <w:pPr>
        <w:pStyle w:val="CodeStyle"/>
        <w:rPr>
          <w:del w:id="3875" w:author="Andrija Ilic" w:date="2015-09-06T19:32:00Z"/>
        </w:rPr>
      </w:pPr>
      <w:del w:id="3876" w:author="Andrija Ilic" w:date="2015-09-06T19:32:00Z">
        <w:r w:rsidDel="006207E5">
          <w:tab/>
          <w:delText>public void closeSession(){</w:delText>
        </w:r>
      </w:del>
    </w:p>
    <w:p w14:paraId="20DCF277" w14:textId="0F37CB5F" w:rsidR="006565BA" w:rsidDel="006207E5" w:rsidRDefault="006565BA" w:rsidP="006565BA">
      <w:pPr>
        <w:pStyle w:val="CodeStyle"/>
        <w:rPr>
          <w:del w:id="3877" w:author="Andrija Ilic" w:date="2015-09-06T19:32:00Z"/>
        </w:rPr>
      </w:pPr>
      <w:del w:id="3878"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3879" w:author="Andrija Ilic" w:date="2015-09-06T19:32:00Z"/>
        </w:rPr>
      </w:pPr>
      <w:del w:id="3880"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3881" w:author="Andrija Ilic" w:date="2015-09-06T19:32:00Z"/>
        </w:rPr>
      </w:pPr>
      <w:del w:id="3882" w:author="Andrija Ilic" w:date="2015-09-06T19:32:00Z">
        <w:r w:rsidDel="006207E5">
          <w:tab/>
        </w:r>
        <w:r w:rsidDel="006207E5">
          <w:tab/>
          <w:delText>}</w:delText>
        </w:r>
      </w:del>
    </w:p>
    <w:p w14:paraId="4D784C7A" w14:textId="25519538" w:rsidR="006565BA" w:rsidDel="006207E5" w:rsidRDefault="006565BA" w:rsidP="006565BA">
      <w:pPr>
        <w:pStyle w:val="CodeStyle"/>
        <w:rPr>
          <w:del w:id="3883" w:author="Andrija Ilic" w:date="2015-09-06T19:32:00Z"/>
        </w:rPr>
      </w:pPr>
      <w:del w:id="3884" w:author="Andrija Ilic" w:date="2015-09-06T19:32:00Z">
        <w:r w:rsidDel="006207E5">
          <w:tab/>
          <w:delText>}</w:delText>
        </w:r>
      </w:del>
    </w:p>
    <w:p w14:paraId="1B1AB911" w14:textId="45D644E2" w:rsidR="006565BA" w:rsidDel="006207E5" w:rsidRDefault="006565BA" w:rsidP="006565BA">
      <w:pPr>
        <w:pStyle w:val="CodeStyle"/>
        <w:rPr>
          <w:del w:id="3885" w:author="Andrija Ilic" w:date="2015-09-06T19:32:00Z"/>
        </w:rPr>
      </w:pPr>
      <w:del w:id="3886" w:author="Andrija Ilic" w:date="2015-09-06T19:32:00Z">
        <w:r w:rsidDel="006207E5">
          <w:tab/>
        </w:r>
      </w:del>
    </w:p>
    <w:p w14:paraId="6B3A855C" w14:textId="481D6D24" w:rsidR="006565BA" w:rsidDel="006207E5" w:rsidRDefault="006565BA" w:rsidP="006565BA">
      <w:pPr>
        <w:pStyle w:val="CodeStyle"/>
        <w:rPr>
          <w:del w:id="3887" w:author="Andrija Ilic" w:date="2015-09-06T19:32:00Z"/>
        </w:rPr>
      </w:pPr>
      <w:del w:id="3888" w:author="Andrija Ilic" w:date="2015-09-06T19:32:00Z">
        <w:r w:rsidDel="006207E5">
          <w:tab/>
          <w:delText>public void beginTransaction(){</w:delText>
        </w:r>
      </w:del>
    </w:p>
    <w:p w14:paraId="3F1AFF80" w14:textId="4FD4D859" w:rsidR="006565BA" w:rsidDel="006207E5" w:rsidRDefault="006565BA" w:rsidP="006565BA">
      <w:pPr>
        <w:pStyle w:val="CodeStyle"/>
        <w:rPr>
          <w:del w:id="3889" w:author="Andrija Ilic" w:date="2015-09-06T19:32:00Z"/>
        </w:rPr>
      </w:pPr>
      <w:del w:id="3890"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3891" w:author="Andrija Ilic" w:date="2015-09-06T19:32:00Z"/>
        </w:rPr>
      </w:pPr>
      <w:del w:id="3892" w:author="Andrija Ilic" w:date="2015-09-06T19:32:00Z">
        <w:r w:rsidDel="006207E5">
          <w:tab/>
          <w:delText>}</w:delText>
        </w:r>
      </w:del>
    </w:p>
    <w:p w14:paraId="7295B7F2" w14:textId="4F74DB5B" w:rsidR="006565BA" w:rsidDel="006207E5" w:rsidRDefault="006565BA" w:rsidP="006565BA">
      <w:pPr>
        <w:pStyle w:val="CodeStyle"/>
        <w:rPr>
          <w:del w:id="3893" w:author="Andrija Ilic" w:date="2015-09-06T19:32:00Z"/>
        </w:rPr>
      </w:pPr>
      <w:del w:id="3894" w:author="Andrija Ilic" w:date="2015-09-06T19:32:00Z">
        <w:r w:rsidDel="006207E5">
          <w:tab/>
        </w:r>
      </w:del>
    </w:p>
    <w:p w14:paraId="74BEC136" w14:textId="51100D9F" w:rsidR="006565BA" w:rsidDel="006207E5" w:rsidRDefault="006565BA" w:rsidP="006565BA">
      <w:pPr>
        <w:pStyle w:val="CodeStyle"/>
        <w:rPr>
          <w:del w:id="3895" w:author="Andrija Ilic" w:date="2015-09-06T19:32:00Z"/>
        </w:rPr>
      </w:pPr>
      <w:del w:id="3896" w:author="Andrija Ilic" w:date="2015-09-06T19:32:00Z">
        <w:r w:rsidDel="006207E5">
          <w:tab/>
          <w:delText>public void rollbackTransaction(){</w:delText>
        </w:r>
      </w:del>
    </w:p>
    <w:p w14:paraId="55073006" w14:textId="6FE76540" w:rsidR="006565BA" w:rsidDel="006207E5" w:rsidRDefault="006565BA" w:rsidP="006565BA">
      <w:pPr>
        <w:pStyle w:val="CodeStyle"/>
        <w:rPr>
          <w:del w:id="3897" w:author="Andrija Ilic" w:date="2015-09-06T19:32:00Z"/>
        </w:rPr>
      </w:pPr>
      <w:del w:id="3898"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3899" w:author="Andrija Ilic" w:date="2015-09-06T19:32:00Z"/>
        </w:rPr>
      </w:pPr>
      <w:del w:id="3900"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3901" w:author="Andrija Ilic" w:date="2015-09-06T19:32:00Z"/>
        </w:rPr>
      </w:pPr>
      <w:del w:id="3902" w:author="Andrija Ilic" w:date="2015-09-06T19:32:00Z">
        <w:r w:rsidDel="006207E5">
          <w:tab/>
        </w:r>
        <w:r w:rsidDel="006207E5">
          <w:tab/>
          <w:delText>}</w:delText>
        </w:r>
      </w:del>
    </w:p>
    <w:p w14:paraId="1CDDB09E" w14:textId="5B6AE8F5" w:rsidR="006565BA" w:rsidDel="006207E5" w:rsidRDefault="006565BA" w:rsidP="006565BA">
      <w:pPr>
        <w:pStyle w:val="CodeStyle"/>
        <w:rPr>
          <w:del w:id="3903" w:author="Andrija Ilic" w:date="2015-09-06T19:32:00Z"/>
        </w:rPr>
      </w:pPr>
      <w:del w:id="3904" w:author="Andrija Ilic" w:date="2015-09-06T19:32:00Z">
        <w:r w:rsidDel="006207E5">
          <w:tab/>
          <w:delText>}</w:delText>
        </w:r>
      </w:del>
    </w:p>
    <w:p w14:paraId="7FCD64BA" w14:textId="2F77E3C9" w:rsidR="006565BA" w:rsidDel="006207E5" w:rsidRDefault="006565BA" w:rsidP="006565BA">
      <w:pPr>
        <w:pStyle w:val="CodeStyle"/>
        <w:rPr>
          <w:del w:id="3905" w:author="Andrija Ilic" w:date="2015-09-06T19:32:00Z"/>
        </w:rPr>
      </w:pPr>
      <w:del w:id="3906" w:author="Andrija Ilic" w:date="2015-09-06T19:32:00Z">
        <w:r w:rsidDel="006207E5">
          <w:tab/>
        </w:r>
      </w:del>
    </w:p>
    <w:p w14:paraId="059E30C8" w14:textId="256A5543" w:rsidR="006565BA" w:rsidDel="006207E5" w:rsidRDefault="006565BA" w:rsidP="006565BA">
      <w:pPr>
        <w:pStyle w:val="CodeStyle"/>
        <w:rPr>
          <w:del w:id="3907" w:author="Andrija Ilic" w:date="2015-09-06T19:32:00Z"/>
        </w:rPr>
      </w:pPr>
      <w:del w:id="3908" w:author="Andrija Ilic" w:date="2015-09-06T19:32:00Z">
        <w:r w:rsidDel="006207E5">
          <w:tab/>
          <w:delText>public Transaction getTransaction(){</w:delText>
        </w:r>
      </w:del>
    </w:p>
    <w:p w14:paraId="20C209DA" w14:textId="7B55AA80" w:rsidR="006565BA" w:rsidDel="006207E5" w:rsidRDefault="006565BA" w:rsidP="006565BA">
      <w:pPr>
        <w:pStyle w:val="CodeStyle"/>
        <w:rPr>
          <w:del w:id="3909" w:author="Andrija Ilic" w:date="2015-09-06T19:32:00Z"/>
        </w:rPr>
      </w:pPr>
      <w:del w:id="3910"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3911" w:author="Andrija Ilic" w:date="2015-09-06T19:32:00Z"/>
        </w:rPr>
      </w:pPr>
      <w:del w:id="3912"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3913" w:author="Andrija Ilic" w:date="2015-09-06T19:32:00Z"/>
        </w:rPr>
      </w:pPr>
      <w:del w:id="3914"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3915" w:author="Andrija Ilic" w:date="2015-09-06T19:32:00Z"/>
        </w:rPr>
      </w:pPr>
      <w:del w:id="3916" w:author="Andrija Ilic" w:date="2015-09-06T19:32:00Z">
        <w:r w:rsidDel="006207E5">
          <w:tab/>
          <w:delText>}</w:delText>
        </w:r>
      </w:del>
    </w:p>
    <w:p w14:paraId="6C11AE6B" w14:textId="05511FAD" w:rsidR="006565BA" w:rsidDel="006207E5" w:rsidRDefault="006565BA" w:rsidP="006565BA">
      <w:pPr>
        <w:pStyle w:val="CodeStyle"/>
        <w:rPr>
          <w:del w:id="3917" w:author="Andrija Ilic" w:date="2015-09-06T19:32:00Z"/>
        </w:rPr>
      </w:pPr>
      <w:del w:id="3918" w:author="Andrija Ilic" w:date="2015-09-06T19:32:00Z">
        <w:r w:rsidDel="006207E5">
          <w:tab/>
        </w:r>
      </w:del>
    </w:p>
    <w:p w14:paraId="7D5D334E" w14:textId="64B5217D" w:rsidR="006565BA" w:rsidDel="006207E5" w:rsidRDefault="006565BA" w:rsidP="006565BA">
      <w:pPr>
        <w:pStyle w:val="CodeStyle"/>
        <w:rPr>
          <w:del w:id="3919" w:author="Andrija Ilic" w:date="2015-09-06T19:32:00Z"/>
        </w:rPr>
      </w:pPr>
      <w:del w:id="3920" w:author="Andrija Ilic" w:date="2015-09-06T19:32:00Z">
        <w:r w:rsidDel="006207E5">
          <w:tab/>
          <w:delText>public void commitTransaction(){</w:delText>
        </w:r>
      </w:del>
    </w:p>
    <w:p w14:paraId="7B864206" w14:textId="13D2995F" w:rsidR="006565BA" w:rsidDel="006207E5" w:rsidRDefault="006565BA" w:rsidP="006565BA">
      <w:pPr>
        <w:pStyle w:val="CodeStyle"/>
        <w:rPr>
          <w:del w:id="3921" w:author="Andrija Ilic" w:date="2015-09-06T19:32:00Z"/>
        </w:rPr>
      </w:pPr>
      <w:del w:id="3922"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3923" w:author="Andrija Ilic" w:date="2015-09-06T19:32:00Z"/>
        </w:rPr>
      </w:pPr>
      <w:del w:id="3924" w:author="Andrija Ilic" w:date="2015-09-06T19:32:00Z">
        <w:r w:rsidDel="006207E5">
          <w:tab/>
          <w:delText>}</w:delText>
        </w:r>
      </w:del>
    </w:p>
    <w:p w14:paraId="59B1D2DD" w14:textId="2603ECBD" w:rsidR="006565BA" w:rsidDel="006207E5" w:rsidRDefault="006565BA" w:rsidP="006565BA">
      <w:pPr>
        <w:pStyle w:val="CodeStyle"/>
        <w:rPr>
          <w:del w:id="3925" w:author="Andrija Ilic" w:date="2015-09-06T19:32:00Z"/>
        </w:rPr>
      </w:pPr>
    </w:p>
    <w:p w14:paraId="15F34772" w14:textId="7F9DDA1C" w:rsidR="006565BA" w:rsidDel="006207E5" w:rsidRDefault="006565BA" w:rsidP="006565BA">
      <w:pPr>
        <w:pStyle w:val="CodeStyle"/>
        <w:rPr>
          <w:del w:id="3926" w:author="Andrija Ilic" w:date="2015-09-06T19:32:00Z"/>
        </w:rPr>
      </w:pPr>
      <w:del w:id="3927" w:author="Andrija Ilic" w:date="2015-09-06T19:32:00Z">
        <w:r w:rsidDel="006207E5">
          <w:tab/>
        </w:r>
      </w:del>
    </w:p>
    <w:p w14:paraId="3108AE1E" w14:textId="65C56100" w:rsidR="006565BA" w:rsidDel="006207E5" w:rsidRDefault="006565BA" w:rsidP="006565BA">
      <w:pPr>
        <w:pStyle w:val="CodeStyle"/>
        <w:rPr>
          <w:del w:id="3928" w:author="Andrija Ilic" w:date="2015-09-06T19:32:00Z"/>
        </w:rPr>
      </w:pPr>
      <w:del w:id="3929"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3930" w:author="Andrija Ilic" w:date="2015-09-06T19:32:00Z"/>
        </w:rPr>
      </w:pPr>
      <w:del w:id="3931"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3932" w:author="Andrija Ilic" w:date="2015-09-06T19:32:00Z"/>
        </w:rPr>
      </w:pPr>
      <w:del w:id="3933"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3934" w:author="Andrija Ilic" w:date="2015-09-06T19:32:00Z"/>
        </w:rPr>
      </w:pPr>
      <w:del w:id="3935"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3936" w:author="Andrija Ilic" w:date="2015-09-06T19:32:00Z"/>
        </w:rPr>
      </w:pPr>
      <w:del w:id="3937"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3938" w:author="Andrija Ilic" w:date="2015-09-06T19:32:00Z"/>
        </w:rPr>
      </w:pPr>
      <w:del w:id="3939"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3940" w:author="Andrija Ilic" w:date="2015-09-06T19:32:00Z"/>
        </w:rPr>
      </w:pPr>
      <w:del w:id="3941"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3942" w:author="Andrija Ilic" w:date="2015-09-06T19:32:00Z"/>
        </w:rPr>
      </w:pPr>
      <w:del w:id="3943" w:author="Andrija Ilic" w:date="2015-09-06T19:32:00Z">
        <w:r w:rsidDel="006207E5">
          <w:tab/>
        </w:r>
        <w:r w:rsidDel="006207E5">
          <w:tab/>
          <w:delText>}</w:delText>
        </w:r>
      </w:del>
    </w:p>
    <w:p w14:paraId="568133ED" w14:textId="4ADD05AF" w:rsidR="006565BA" w:rsidDel="006207E5" w:rsidRDefault="006565BA" w:rsidP="006565BA">
      <w:pPr>
        <w:pStyle w:val="CodeStyle"/>
        <w:rPr>
          <w:del w:id="3944" w:author="Andrija Ilic" w:date="2015-09-06T19:32:00Z"/>
        </w:rPr>
      </w:pPr>
      <w:del w:id="3945"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3946" w:author="Andrija Ilic" w:date="2015-09-06T19:32:00Z"/>
        </w:rPr>
      </w:pPr>
      <w:del w:id="3947"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3948" w:author="Andrija Ilic" w:date="2015-09-06T19:32:00Z"/>
        </w:rPr>
      </w:pPr>
      <w:del w:id="3949" w:author="Andrija Ilic" w:date="2015-09-06T19:32:00Z">
        <w:r w:rsidDel="006207E5">
          <w:tab/>
          <w:delText>}</w:delText>
        </w:r>
      </w:del>
    </w:p>
    <w:p w14:paraId="598963B7" w14:textId="1EC82BE7" w:rsidR="006565BA" w:rsidDel="006207E5" w:rsidRDefault="006565BA" w:rsidP="006565BA">
      <w:pPr>
        <w:pStyle w:val="CodeStyle"/>
        <w:rPr>
          <w:del w:id="3950" w:author="Andrija Ilic" w:date="2015-09-06T19:32:00Z"/>
        </w:rPr>
      </w:pPr>
      <w:del w:id="3951"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3952" w:author="Andrija Ilic" w:date="2015-09-06T19:32:00Z"/>
        </w:rPr>
      </w:pPr>
      <w:del w:id="3953" w:author="Andrija Ilic" w:date="2015-09-06T19:32:00Z">
        <w:r w:rsidDel="006207E5">
          <w:tab/>
        </w:r>
        <w:r w:rsidDel="006207E5">
          <w:tab/>
        </w:r>
      </w:del>
    </w:p>
    <w:p w14:paraId="0DDA4485" w14:textId="0BB387EA" w:rsidR="006565BA" w:rsidDel="006207E5" w:rsidRDefault="006565BA" w:rsidP="006565BA">
      <w:pPr>
        <w:pStyle w:val="CodeStyle"/>
        <w:rPr>
          <w:del w:id="3954" w:author="Andrija Ilic" w:date="2015-09-06T19:32:00Z"/>
        </w:rPr>
      </w:pPr>
      <w:del w:id="3955" w:author="Andrija Ilic" w:date="2015-09-06T19:32:00Z">
        <w:r w:rsidDel="006207E5">
          <w:delText xml:space="preserve">       </w:delText>
        </w:r>
      </w:del>
    </w:p>
    <w:p w14:paraId="09836741" w14:textId="083CD090" w:rsidR="006565BA" w:rsidDel="006207E5" w:rsidRDefault="006565BA" w:rsidP="006565BA">
      <w:pPr>
        <w:pStyle w:val="CodeStyle"/>
        <w:rPr>
          <w:del w:id="3956" w:author="Andrija Ilic" w:date="2015-09-06T19:32:00Z"/>
        </w:rPr>
      </w:pPr>
      <w:del w:id="3957"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3958" w:author="Andrija Ilic" w:date="2015-09-06T19:32:00Z"/>
        </w:rPr>
      </w:pPr>
      <w:del w:id="3959" w:author="Andrija Ilic" w:date="2015-09-06T19:32:00Z">
        <w:r w:rsidDel="006207E5">
          <w:delText xml:space="preserve">   </w:delText>
        </w:r>
      </w:del>
    </w:p>
    <w:p w14:paraId="1BD528CA" w14:textId="19FAD733" w:rsidR="006565BA" w:rsidDel="006207E5" w:rsidRDefault="006565BA" w:rsidP="006565BA">
      <w:pPr>
        <w:pStyle w:val="CodeStyle"/>
        <w:rPr>
          <w:del w:id="3960" w:author="Andrija Ilic" w:date="2015-09-06T19:32:00Z"/>
        </w:rPr>
      </w:pPr>
      <w:del w:id="3961"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3962" w:author="Andrija Ilic" w:date="2015-09-06T19:32:00Z"/>
        </w:rPr>
      </w:pPr>
      <w:del w:id="3963" w:author="Andrija Ilic" w:date="2015-09-06T19:32:00Z">
        <w:r w:rsidDel="006207E5">
          <w:delText xml:space="preserve">        </w:delText>
        </w:r>
      </w:del>
    </w:p>
    <w:p w14:paraId="6B560B67" w14:textId="7A19F1E6" w:rsidR="006565BA" w:rsidDel="006207E5" w:rsidRDefault="006565BA" w:rsidP="006565BA">
      <w:pPr>
        <w:pStyle w:val="CodeStyle"/>
        <w:rPr>
          <w:del w:id="3964" w:author="Andrija Ilic" w:date="2015-09-06T19:32:00Z"/>
        </w:rPr>
      </w:pPr>
      <w:del w:id="3965"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3966" w:author="Andrija Ilic" w:date="2015-09-06T19:32:00Z"/>
        </w:rPr>
      </w:pPr>
      <w:del w:id="3967"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3968" w:author="Andrija Ilic" w:date="2015-09-06T19:32:00Z"/>
        </w:rPr>
      </w:pPr>
      <w:del w:id="3969"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3970" w:author="Andrija Ilic" w:date="2015-09-06T19:32:00Z"/>
        </w:rPr>
      </w:pPr>
      <w:del w:id="3971" w:author="Andrija Ilic" w:date="2015-09-06T19:32:00Z">
        <w:r w:rsidDel="006207E5">
          <w:delText xml:space="preserve">        }else{</w:delText>
        </w:r>
      </w:del>
    </w:p>
    <w:p w14:paraId="3D6D91E1" w14:textId="38A4A9BB" w:rsidR="006565BA" w:rsidDel="006207E5" w:rsidRDefault="006565BA" w:rsidP="006565BA">
      <w:pPr>
        <w:pStyle w:val="CodeStyle"/>
        <w:rPr>
          <w:del w:id="3972" w:author="Andrija Ilic" w:date="2015-09-06T19:32:00Z"/>
        </w:rPr>
      </w:pPr>
      <w:del w:id="3973"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3974" w:author="Andrija Ilic" w:date="2015-09-06T19:32:00Z"/>
        </w:rPr>
      </w:pPr>
      <w:del w:id="3975"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3976" w:author="Andrija Ilic" w:date="2015-09-06T19:32:00Z"/>
        </w:rPr>
      </w:pPr>
      <w:del w:id="3977" w:author="Andrija Ilic" w:date="2015-09-06T19:32:00Z">
        <w:r w:rsidDel="006207E5">
          <w:delText xml:space="preserve">        }</w:delText>
        </w:r>
      </w:del>
    </w:p>
    <w:p w14:paraId="40AD2085" w14:textId="432BA698" w:rsidR="006565BA" w:rsidDel="006207E5" w:rsidRDefault="006565BA" w:rsidP="006565BA">
      <w:pPr>
        <w:pStyle w:val="CodeStyle"/>
        <w:rPr>
          <w:del w:id="3978" w:author="Andrija Ilic" w:date="2015-09-06T19:32:00Z"/>
        </w:rPr>
      </w:pPr>
      <w:del w:id="3979" w:author="Andrija Ilic" w:date="2015-09-06T19:32:00Z">
        <w:r w:rsidDel="006207E5">
          <w:tab/>
          <w:delText>}</w:delText>
        </w:r>
      </w:del>
    </w:p>
    <w:p w14:paraId="4CC57199" w14:textId="7CA2F19A" w:rsidR="006565BA" w:rsidDel="006207E5" w:rsidRDefault="006565BA" w:rsidP="006565BA">
      <w:pPr>
        <w:pStyle w:val="CodeStyle"/>
        <w:rPr>
          <w:del w:id="3980" w:author="Andrija Ilic" w:date="2015-09-06T19:32:00Z"/>
        </w:rPr>
      </w:pPr>
    </w:p>
    <w:p w14:paraId="4DA3C7E8" w14:textId="121B9FBA" w:rsidR="006565BA" w:rsidDel="006207E5" w:rsidRDefault="006565BA" w:rsidP="006565BA">
      <w:pPr>
        <w:pStyle w:val="CodeStyle"/>
        <w:rPr>
          <w:del w:id="3981" w:author="Andrija Ilic" w:date="2015-09-06T19:32:00Z"/>
        </w:rPr>
      </w:pPr>
      <w:del w:id="3982"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3983" w:author="Andrija Ilic" w:date="2015-09-06T19:32:00Z"/>
        </w:rPr>
      </w:pPr>
      <w:del w:id="3984"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3985" w:author="Andrija Ilic" w:date="2015-09-06T19:32:00Z"/>
        </w:rPr>
      </w:pPr>
      <w:del w:id="3986" w:author="Andrija Ilic" w:date="2015-09-06T19:32:00Z">
        <w:r w:rsidDel="006207E5">
          <w:tab/>
          <w:delText xml:space="preserve">         </w:delText>
        </w:r>
      </w:del>
    </w:p>
    <w:p w14:paraId="56906FD9" w14:textId="22451D7E" w:rsidR="006565BA" w:rsidDel="006207E5" w:rsidRDefault="006565BA" w:rsidP="006565BA">
      <w:pPr>
        <w:pStyle w:val="CodeStyle"/>
        <w:rPr>
          <w:del w:id="3987" w:author="Andrija Ilic" w:date="2015-09-06T19:32:00Z"/>
        </w:rPr>
      </w:pPr>
      <w:del w:id="3988"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3989" w:author="Andrija Ilic" w:date="2015-09-06T19:32:00Z"/>
        </w:rPr>
      </w:pPr>
      <w:del w:id="3990" w:author="Andrija Ilic" w:date="2015-09-06T19:32:00Z">
        <w:r w:rsidDel="006207E5">
          <w:tab/>
          <w:delText>}</w:delText>
        </w:r>
      </w:del>
    </w:p>
    <w:p w14:paraId="20B9479E" w14:textId="398515F6" w:rsidR="006565BA" w:rsidDel="006207E5" w:rsidRDefault="006565BA" w:rsidP="006565BA">
      <w:pPr>
        <w:pStyle w:val="CodeStyle"/>
        <w:rPr>
          <w:del w:id="3991" w:author="Andrija Ilic" w:date="2015-09-06T19:32:00Z"/>
        </w:rPr>
      </w:pPr>
    </w:p>
    <w:p w14:paraId="7EFD2D12" w14:textId="41A86206" w:rsidR="006565BA" w:rsidDel="006207E5" w:rsidRDefault="006565BA" w:rsidP="006565BA">
      <w:pPr>
        <w:pStyle w:val="CodeStyle"/>
        <w:rPr>
          <w:del w:id="3992" w:author="Andrija Ilic" w:date="2015-09-06T19:32:00Z"/>
        </w:rPr>
      </w:pPr>
    </w:p>
    <w:p w14:paraId="51B6FFFA" w14:textId="72B41F29" w:rsidR="006565BA" w:rsidDel="006207E5" w:rsidRDefault="006565BA" w:rsidP="006565BA">
      <w:pPr>
        <w:pStyle w:val="CodeStyle"/>
        <w:rPr>
          <w:del w:id="3993" w:author="Andrija Ilic" w:date="2015-09-06T19:32:00Z"/>
        </w:rPr>
      </w:pPr>
      <w:del w:id="3994" w:author="Andrija Ilic" w:date="2015-09-06T19:32:00Z">
        <w:r w:rsidDel="006207E5">
          <w:tab/>
          <w:delText>public Integer countZaposleni(){</w:delText>
        </w:r>
      </w:del>
    </w:p>
    <w:p w14:paraId="7486FE25" w14:textId="031C6734" w:rsidR="006565BA" w:rsidDel="006207E5" w:rsidRDefault="006565BA" w:rsidP="006565BA">
      <w:pPr>
        <w:pStyle w:val="CodeStyle"/>
        <w:rPr>
          <w:del w:id="3995" w:author="Andrija Ilic" w:date="2015-09-06T19:32:00Z"/>
        </w:rPr>
      </w:pPr>
      <w:del w:id="3996"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3997" w:author="Andrija Ilic" w:date="2015-09-06T19:32:00Z"/>
        </w:rPr>
      </w:pPr>
      <w:del w:id="3998"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3999" w:author="Andrija Ilic" w:date="2015-09-06T19:32:00Z"/>
        </w:rPr>
      </w:pPr>
      <w:del w:id="4000"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4001" w:author="Andrija Ilic" w:date="2015-09-06T19:32:00Z"/>
        </w:rPr>
      </w:pPr>
      <w:del w:id="4002"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4003" w:author="Andrija Ilic" w:date="2015-09-06T19:32:00Z"/>
        </w:rPr>
      </w:pPr>
      <w:del w:id="4004"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4005" w:author="Andrija Ilic" w:date="2015-09-06T19:32:00Z"/>
        </w:rPr>
      </w:pPr>
      <w:del w:id="4006"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4007" w:author="Andrija Ilic" w:date="2015-09-06T19:32:00Z"/>
        </w:rPr>
      </w:pPr>
      <w:del w:id="4008" w:author="Andrija Ilic" w:date="2015-09-06T19:32:00Z">
        <w:r w:rsidDel="006207E5">
          <w:tab/>
          <w:delText>}</w:delText>
        </w:r>
      </w:del>
    </w:p>
    <w:p w14:paraId="17B33FB0" w14:textId="542BBAAE" w:rsidR="006565BA" w:rsidDel="006207E5" w:rsidRDefault="006565BA" w:rsidP="006565BA">
      <w:pPr>
        <w:pStyle w:val="CodeStyle"/>
        <w:rPr>
          <w:del w:id="4009" w:author="Andrija Ilic" w:date="2015-09-06T19:32:00Z"/>
        </w:rPr>
      </w:pPr>
      <w:del w:id="4010"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4011" w:author="Andrija Ilic" w:date="2015-09-06T19:32:00Z"/>
        </w:rPr>
      </w:pPr>
      <w:del w:id="4012"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4013" w:author="Andrija Ilic" w:date="2015-09-06T19:32:00Z"/>
        </w:rPr>
      </w:pPr>
      <w:del w:id="4014"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4015" w:author="Andrija Ilic" w:date="2015-09-06T19:32:00Z"/>
        </w:rPr>
      </w:pPr>
      <w:del w:id="4016"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4017" w:author="Andrija Ilic" w:date="2015-09-06T19:32:00Z"/>
        </w:rPr>
      </w:pPr>
      <w:del w:id="4018" w:author="Andrija Ilic" w:date="2015-09-06T19:32:00Z">
        <w:r w:rsidDel="006207E5">
          <w:tab/>
          <w:delText>}</w:delText>
        </w:r>
      </w:del>
    </w:p>
    <w:p w14:paraId="462C8FE7" w14:textId="4E4016B1" w:rsidR="006565BA" w:rsidDel="006207E5" w:rsidRDefault="006565BA" w:rsidP="006565BA">
      <w:pPr>
        <w:pStyle w:val="CodeStyle"/>
        <w:rPr>
          <w:del w:id="4019" w:author="Andrija Ilic" w:date="2015-09-06T19:32:00Z"/>
        </w:rPr>
      </w:pPr>
    </w:p>
    <w:p w14:paraId="36996F67" w14:textId="7A97039A" w:rsidR="006565BA" w:rsidDel="006207E5" w:rsidRDefault="006565BA" w:rsidP="006565BA">
      <w:pPr>
        <w:pStyle w:val="CodeStyle"/>
        <w:rPr>
          <w:del w:id="4020" w:author="Andrija Ilic" w:date="2015-09-06T19:32:00Z"/>
        </w:rPr>
      </w:pPr>
      <w:del w:id="4021"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4022" w:author="Andrija Ilic" w:date="2015-09-06T19:32:00Z"/>
        </w:rPr>
      </w:pPr>
      <w:del w:id="4023"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4024" w:author="Andrija Ilic" w:date="2015-09-06T19:32:00Z"/>
        </w:rPr>
      </w:pPr>
      <w:del w:id="4025"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4026" w:author="Andrija Ilic" w:date="2015-09-06T19:32:00Z"/>
        </w:rPr>
      </w:pPr>
      <w:del w:id="4027"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4028" w:author="Andrija Ilic" w:date="2015-09-06T19:32:00Z"/>
        </w:rPr>
      </w:pPr>
      <w:del w:id="4029" w:author="Andrija Ilic" w:date="2015-09-06T19:32:00Z">
        <w:r w:rsidDel="006207E5">
          <w:tab/>
          <w:delText>}</w:delText>
        </w:r>
      </w:del>
    </w:p>
    <w:p w14:paraId="6E6A76CE" w14:textId="2A3CB194" w:rsidR="006565BA" w:rsidDel="006207E5" w:rsidRDefault="006565BA" w:rsidP="006565BA">
      <w:pPr>
        <w:pStyle w:val="CodeStyle"/>
        <w:rPr>
          <w:del w:id="4030" w:author="Andrija Ilic" w:date="2015-09-06T19:32:00Z"/>
        </w:rPr>
      </w:pPr>
      <w:del w:id="4031" w:author="Andrija Ilic" w:date="2015-09-06T19:32:00Z">
        <w:r w:rsidDel="006207E5">
          <w:tab/>
        </w:r>
      </w:del>
    </w:p>
    <w:p w14:paraId="055C9EC5" w14:textId="2C8FC5C8" w:rsidR="006565BA" w:rsidDel="006207E5" w:rsidRDefault="006565BA" w:rsidP="006565BA">
      <w:pPr>
        <w:pStyle w:val="CodeStyle"/>
        <w:rPr>
          <w:del w:id="4032" w:author="Andrija Ilic" w:date="2015-09-06T19:32:00Z"/>
        </w:rPr>
      </w:pPr>
      <w:del w:id="4033"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4034" w:author="Andrija Ilic" w:date="2015-09-06T19:32:00Z"/>
        </w:rPr>
      </w:pPr>
      <w:del w:id="4035"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4036" w:author="Andrija Ilic" w:date="2015-09-06T19:32:00Z"/>
        </w:rPr>
      </w:pPr>
      <w:del w:id="4037"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4038" w:author="Andrija Ilic" w:date="2015-09-06T19:32:00Z"/>
        </w:rPr>
      </w:pPr>
      <w:del w:id="4039"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4040" w:author="Andrija Ilic" w:date="2015-09-06T19:32:00Z"/>
        </w:rPr>
      </w:pPr>
      <w:del w:id="4041" w:author="Andrija Ilic" w:date="2015-09-06T19:32:00Z">
        <w:r w:rsidDel="006207E5">
          <w:tab/>
          <w:delText>}</w:delText>
        </w:r>
      </w:del>
    </w:p>
    <w:p w14:paraId="3B15906E" w14:textId="7D1989BC" w:rsidR="006565BA" w:rsidDel="006207E5" w:rsidRDefault="006565BA" w:rsidP="006565BA">
      <w:pPr>
        <w:pStyle w:val="CodeStyle"/>
        <w:rPr>
          <w:del w:id="4042" w:author="Andrija Ilic" w:date="2015-09-06T19:32:00Z"/>
        </w:rPr>
      </w:pPr>
      <w:del w:id="4043" w:author="Andrija Ilic" w:date="2015-09-06T19:32:00Z">
        <w:r w:rsidDel="006207E5">
          <w:tab/>
        </w:r>
      </w:del>
    </w:p>
    <w:p w14:paraId="4552A2CE" w14:textId="57C5E2D0" w:rsidR="006565BA" w:rsidDel="006207E5" w:rsidRDefault="006565BA" w:rsidP="006565BA">
      <w:pPr>
        <w:pStyle w:val="CodeStyle"/>
        <w:rPr>
          <w:del w:id="4044" w:author="Andrija Ilic" w:date="2015-09-06T19:32:00Z"/>
        </w:rPr>
      </w:pPr>
      <w:del w:id="4045"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4046" w:author="Andrija Ilic" w:date="2015-09-06T19:32:00Z"/>
        </w:rPr>
      </w:pPr>
      <w:del w:id="4047"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4048" w:author="Andrija Ilic" w:date="2015-09-06T19:32:00Z"/>
        </w:rPr>
      </w:pPr>
      <w:del w:id="4049"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4050" w:author="Andrija Ilic" w:date="2015-09-06T19:32:00Z"/>
        </w:rPr>
      </w:pPr>
      <w:del w:id="4051"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4052" w:author="Andrija Ilic" w:date="2015-09-06T19:32:00Z"/>
        </w:rPr>
      </w:pPr>
      <w:del w:id="4053" w:author="Andrija Ilic" w:date="2015-09-06T19:32:00Z">
        <w:r w:rsidDel="006207E5">
          <w:tab/>
          <w:delText>}</w:delText>
        </w:r>
      </w:del>
    </w:p>
    <w:p w14:paraId="2AFD8B89" w14:textId="20A47B7E" w:rsidR="006565BA" w:rsidDel="006207E5" w:rsidRDefault="006565BA" w:rsidP="006565BA">
      <w:pPr>
        <w:pStyle w:val="CodeStyle"/>
        <w:rPr>
          <w:del w:id="4054" w:author="Andrija Ilic" w:date="2015-09-06T19:32:00Z"/>
        </w:rPr>
      </w:pPr>
      <w:del w:id="4055" w:author="Andrija Ilic" w:date="2015-09-06T19:32:00Z">
        <w:r w:rsidDel="006207E5">
          <w:tab/>
        </w:r>
      </w:del>
    </w:p>
    <w:p w14:paraId="5BDEDA17" w14:textId="61225B2D" w:rsidR="006565BA" w:rsidDel="006207E5" w:rsidRDefault="006565BA" w:rsidP="006565BA">
      <w:pPr>
        <w:pStyle w:val="CodeStyle"/>
        <w:rPr>
          <w:del w:id="4056" w:author="Andrija Ilic" w:date="2015-09-06T19:32:00Z"/>
        </w:rPr>
      </w:pPr>
      <w:del w:id="4057"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4058" w:author="Andrija Ilic" w:date="2015-09-06T19:32:00Z"/>
        </w:rPr>
      </w:pPr>
      <w:del w:id="4059"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4060" w:author="Andrija Ilic" w:date="2015-09-06T19:32:00Z"/>
        </w:rPr>
      </w:pPr>
      <w:del w:id="4061"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4062" w:author="Andrija Ilic" w:date="2015-09-06T19:32:00Z"/>
        </w:rPr>
      </w:pPr>
      <w:del w:id="4063"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4064" w:author="Andrija Ilic" w:date="2015-09-06T19:32:00Z"/>
        </w:rPr>
      </w:pPr>
      <w:del w:id="4065" w:author="Andrija Ilic" w:date="2015-09-06T19:32:00Z">
        <w:r w:rsidDel="006207E5">
          <w:tab/>
          <w:delText>}</w:delText>
        </w:r>
      </w:del>
    </w:p>
    <w:p w14:paraId="42EBB891" w14:textId="16F9B1F7" w:rsidR="006565BA" w:rsidDel="006207E5" w:rsidRDefault="006565BA" w:rsidP="006565BA">
      <w:pPr>
        <w:pStyle w:val="CodeStyle"/>
        <w:rPr>
          <w:del w:id="4066" w:author="Andrija Ilic" w:date="2015-09-06T19:32:00Z"/>
        </w:rPr>
      </w:pPr>
      <w:del w:id="4067" w:author="Andrija Ilic" w:date="2015-09-06T19:32:00Z">
        <w:r w:rsidDel="006207E5">
          <w:tab/>
        </w:r>
      </w:del>
    </w:p>
    <w:p w14:paraId="68146A0A" w14:textId="042D1080" w:rsidR="006565BA" w:rsidDel="006207E5" w:rsidRDefault="006565BA" w:rsidP="006565BA">
      <w:pPr>
        <w:pStyle w:val="CodeStyle"/>
        <w:rPr>
          <w:del w:id="4068" w:author="Andrija Ilic" w:date="2015-09-06T19:32:00Z"/>
        </w:rPr>
      </w:pPr>
      <w:del w:id="4069" w:author="Andrija Ilic" w:date="2015-09-06T19:32:00Z">
        <w:r w:rsidDel="006207E5">
          <w:tab/>
          <w:delText>public Object saveEntity(Object obj){</w:delText>
        </w:r>
      </w:del>
    </w:p>
    <w:p w14:paraId="7234F9E4" w14:textId="4FDEA1B7" w:rsidR="006565BA" w:rsidDel="006207E5" w:rsidRDefault="006565BA" w:rsidP="006565BA">
      <w:pPr>
        <w:pStyle w:val="CodeStyle"/>
        <w:rPr>
          <w:del w:id="4070" w:author="Andrija Ilic" w:date="2015-09-06T19:32:00Z"/>
        </w:rPr>
      </w:pPr>
      <w:del w:id="4071" w:author="Andrija Ilic" w:date="2015-09-06T19:32:00Z">
        <w:r w:rsidDel="006207E5">
          <w:tab/>
        </w:r>
        <w:r w:rsidDel="006207E5">
          <w:tab/>
        </w:r>
      </w:del>
    </w:p>
    <w:p w14:paraId="75638E1F" w14:textId="2AEED18F" w:rsidR="006565BA" w:rsidDel="006207E5" w:rsidRDefault="006565BA" w:rsidP="006565BA">
      <w:pPr>
        <w:pStyle w:val="CodeStyle"/>
        <w:rPr>
          <w:del w:id="4072" w:author="Andrija Ilic" w:date="2015-09-06T19:32:00Z"/>
        </w:rPr>
      </w:pPr>
      <w:del w:id="4073"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4074" w:author="Andrija Ilic" w:date="2015-09-06T19:32:00Z"/>
        </w:rPr>
      </w:pPr>
      <w:del w:id="4075" w:author="Andrija Ilic" w:date="2015-09-06T19:32:00Z">
        <w:r w:rsidDel="006207E5">
          <w:tab/>
          <w:delText xml:space="preserve">      </w:delText>
        </w:r>
      </w:del>
    </w:p>
    <w:p w14:paraId="286E3F5D" w14:textId="7DF0097B" w:rsidR="006565BA" w:rsidDel="006207E5" w:rsidRDefault="006565BA" w:rsidP="006565BA">
      <w:pPr>
        <w:pStyle w:val="CodeStyle"/>
        <w:rPr>
          <w:del w:id="4076" w:author="Andrija Ilic" w:date="2015-09-06T19:32:00Z"/>
        </w:rPr>
      </w:pPr>
      <w:del w:id="4077" w:author="Andrija Ilic" w:date="2015-09-06T19:32:00Z">
        <w:r w:rsidDel="006207E5">
          <w:tab/>
          <w:delText xml:space="preserve">      session.refresh(obj);</w:delText>
        </w:r>
      </w:del>
    </w:p>
    <w:p w14:paraId="28819B2B" w14:textId="7CA8A2B9" w:rsidR="006565BA" w:rsidDel="006207E5" w:rsidRDefault="006565BA" w:rsidP="006565BA">
      <w:pPr>
        <w:pStyle w:val="CodeStyle"/>
        <w:rPr>
          <w:del w:id="4078" w:author="Andrija Ilic" w:date="2015-09-06T19:32:00Z"/>
        </w:rPr>
      </w:pPr>
      <w:del w:id="4079" w:author="Andrija Ilic" w:date="2015-09-06T19:32:00Z">
        <w:r w:rsidDel="006207E5">
          <w:tab/>
          <w:delText xml:space="preserve">      </w:delText>
        </w:r>
      </w:del>
    </w:p>
    <w:p w14:paraId="0F2A85EF" w14:textId="6C779AE6" w:rsidR="006565BA" w:rsidDel="006207E5" w:rsidRDefault="006565BA" w:rsidP="006565BA">
      <w:pPr>
        <w:pStyle w:val="CodeStyle"/>
        <w:rPr>
          <w:del w:id="4080" w:author="Andrija Ilic" w:date="2015-09-06T19:32:00Z"/>
        </w:rPr>
      </w:pPr>
      <w:del w:id="4081" w:author="Andrija Ilic" w:date="2015-09-06T19:32:00Z">
        <w:r w:rsidDel="006207E5">
          <w:tab/>
          <w:delText xml:space="preserve">      return obj;</w:delText>
        </w:r>
      </w:del>
    </w:p>
    <w:p w14:paraId="6D60D5F9" w14:textId="437E67F5" w:rsidR="006565BA" w:rsidDel="006207E5" w:rsidRDefault="006565BA" w:rsidP="006565BA">
      <w:pPr>
        <w:pStyle w:val="CodeStyle"/>
        <w:rPr>
          <w:del w:id="4082" w:author="Andrija Ilic" w:date="2015-09-06T19:32:00Z"/>
        </w:rPr>
      </w:pPr>
      <w:del w:id="4083" w:author="Andrija Ilic" w:date="2015-09-06T19:32:00Z">
        <w:r w:rsidDel="006207E5">
          <w:tab/>
          <w:delText>}</w:delText>
        </w:r>
      </w:del>
    </w:p>
    <w:p w14:paraId="36FD9B7B" w14:textId="63670C53" w:rsidR="006565BA" w:rsidDel="006207E5" w:rsidRDefault="006565BA" w:rsidP="006565BA">
      <w:pPr>
        <w:pStyle w:val="CodeStyle"/>
        <w:rPr>
          <w:del w:id="4084" w:author="Andrija Ilic" w:date="2015-09-06T19:32:00Z"/>
        </w:rPr>
      </w:pPr>
    </w:p>
    <w:p w14:paraId="3A42986C" w14:textId="4C49C16A" w:rsidR="006565BA" w:rsidDel="006207E5" w:rsidRDefault="006565BA" w:rsidP="006565BA">
      <w:pPr>
        <w:pStyle w:val="CodeStyle"/>
        <w:rPr>
          <w:del w:id="4085" w:author="Andrija Ilic" w:date="2015-09-06T19:32:00Z"/>
        </w:rPr>
      </w:pPr>
      <w:del w:id="4086"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4087" w:author="Andrija Ilic" w:date="2015-09-06T19:32:00Z"/>
        </w:rPr>
      </w:pPr>
      <w:del w:id="4088"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4089" w:author="Andrija Ilic" w:date="2015-09-06T19:32:00Z"/>
        </w:rPr>
      </w:pPr>
      <w:del w:id="4090"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4091" w:author="Andrija Ilic" w:date="2015-09-06T19:32:00Z"/>
        </w:rPr>
      </w:pPr>
      <w:del w:id="4092"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4093" w:author="Andrija Ilic" w:date="2015-09-06T19:32:00Z"/>
        </w:rPr>
      </w:pPr>
      <w:del w:id="4094" w:author="Andrija Ilic" w:date="2015-09-06T19:32:00Z">
        <w:r w:rsidDel="006207E5">
          <w:tab/>
          <w:delText>}</w:delText>
        </w:r>
      </w:del>
    </w:p>
    <w:p w14:paraId="1C27C6F0" w14:textId="43174775" w:rsidR="006565BA" w:rsidDel="006207E5" w:rsidRDefault="006565BA" w:rsidP="006565BA">
      <w:pPr>
        <w:pStyle w:val="CodeStyle"/>
        <w:rPr>
          <w:del w:id="4095" w:author="Andrija Ilic" w:date="2015-09-06T19:32:00Z"/>
        </w:rPr>
      </w:pPr>
      <w:del w:id="4096" w:author="Andrija Ilic" w:date="2015-09-06T19:32:00Z">
        <w:r w:rsidDel="006207E5">
          <w:tab/>
        </w:r>
      </w:del>
    </w:p>
    <w:p w14:paraId="3D07B62F" w14:textId="6F1D2912" w:rsidR="006565BA" w:rsidDel="006207E5" w:rsidRDefault="006565BA" w:rsidP="006565BA">
      <w:pPr>
        <w:pStyle w:val="CodeStyle"/>
        <w:rPr>
          <w:del w:id="4097" w:author="Andrija Ilic" w:date="2015-09-06T19:32:00Z"/>
        </w:rPr>
      </w:pPr>
      <w:del w:id="4098"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4099" w:author="Andrija Ilic" w:date="2015-09-06T19:32:00Z"/>
        </w:rPr>
      </w:pPr>
      <w:del w:id="4100"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4101" w:author="Andrija Ilic" w:date="2015-09-06T19:32:00Z"/>
        </w:rPr>
      </w:pPr>
      <w:del w:id="4102"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4103" w:author="Andrija Ilic" w:date="2015-09-06T19:32:00Z"/>
        </w:rPr>
      </w:pPr>
      <w:del w:id="4104"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4105" w:author="Andrija Ilic" w:date="2015-09-06T19:32:00Z"/>
        </w:rPr>
      </w:pPr>
      <w:del w:id="4106" w:author="Andrija Ilic" w:date="2015-09-06T19:32:00Z">
        <w:r w:rsidDel="006207E5">
          <w:tab/>
          <w:delText>}</w:delText>
        </w:r>
      </w:del>
    </w:p>
    <w:p w14:paraId="3AB6856B" w14:textId="083E0468" w:rsidR="006565BA" w:rsidDel="006207E5" w:rsidRDefault="006565BA" w:rsidP="006565BA">
      <w:pPr>
        <w:pStyle w:val="CodeStyle"/>
        <w:rPr>
          <w:del w:id="4107" w:author="Andrija Ilic" w:date="2015-09-06T19:32:00Z"/>
        </w:rPr>
      </w:pPr>
      <w:del w:id="4108" w:author="Andrija Ilic" w:date="2015-09-06T19:32:00Z">
        <w:r w:rsidDel="006207E5">
          <w:tab/>
        </w:r>
      </w:del>
    </w:p>
    <w:p w14:paraId="07291DE9" w14:textId="4E3BCFEA" w:rsidR="006565BA" w:rsidDel="006207E5" w:rsidRDefault="006565BA" w:rsidP="006565BA">
      <w:pPr>
        <w:pStyle w:val="CodeStyle"/>
        <w:rPr>
          <w:del w:id="4109" w:author="Andrija Ilic" w:date="2015-09-06T19:32:00Z"/>
        </w:rPr>
      </w:pPr>
      <w:del w:id="4110" w:author="Andrija Ilic" w:date="2015-09-06T19:32:00Z">
        <w:r w:rsidDel="006207E5">
          <w:tab/>
        </w:r>
      </w:del>
    </w:p>
    <w:p w14:paraId="4F6D246C" w14:textId="67A41E72" w:rsidR="006565BA" w:rsidDel="006207E5" w:rsidRDefault="006565BA" w:rsidP="006565BA">
      <w:pPr>
        <w:pStyle w:val="CodeStyle"/>
        <w:rPr>
          <w:del w:id="4111" w:author="Andrija Ilic" w:date="2015-09-06T19:32:00Z"/>
        </w:rPr>
      </w:pPr>
      <w:del w:id="4112" w:author="Andrija Ilic" w:date="2015-09-06T19:32:00Z">
        <w:r w:rsidDel="006207E5">
          <w:tab/>
        </w:r>
      </w:del>
    </w:p>
    <w:p w14:paraId="291B2697" w14:textId="1E30DE79" w:rsidR="006565BA" w:rsidDel="006207E5" w:rsidRDefault="006565BA" w:rsidP="006565BA">
      <w:pPr>
        <w:pStyle w:val="CodeStyle"/>
        <w:rPr>
          <w:del w:id="4113" w:author="Andrija Ilic" w:date="2015-09-06T19:32:00Z"/>
        </w:rPr>
      </w:pPr>
      <w:del w:id="4114"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4115" w:author="Andrija Ilic" w:date="2015-09-06T19:32:00Z"/>
        </w:rPr>
      </w:pPr>
      <w:del w:id="4116"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4117" w:author="Andrija Ilic" w:date="2015-09-06T19:32:00Z"/>
        </w:rPr>
      </w:pPr>
      <w:del w:id="4118" w:author="Andrija Ilic" w:date="2015-09-06T19:32:00Z">
        <w:r w:rsidDel="006207E5">
          <w:delText xml:space="preserve">         return crit.list();</w:delText>
        </w:r>
      </w:del>
    </w:p>
    <w:p w14:paraId="4FF06EB9" w14:textId="7BE70A39" w:rsidR="006565BA" w:rsidDel="006207E5" w:rsidRDefault="006565BA" w:rsidP="006565BA">
      <w:pPr>
        <w:pStyle w:val="CodeStyle"/>
        <w:rPr>
          <w:del w:id="4119" w:author="Andrija Ilic" w:date="2015-09-06T19:32:00Z"/>
        </w:rPr>
      </w:pPr>
      <w:del w:id="4120" w:author="Andrija Ilic" w:date="2015-09-06T19:32:00Z">
        <w:r w:rsidDel="006207E5">
          <w:delText xml:space="preserve">         </w:delText>
        </w:r>
      </w:del>
    </w:p>
    <w:p w14:paraId="55D48812" w14:textId="6980239E" w:rsidR="006565BA" w:rsidDel="006207E5" w:rsidRDefault="006565BA" w:rsidP="006565BA">
      <w:pPr>
        <w:pStyle w:val="CodeStyle"/>
        <w:rPr>
          <w:del w:id="4121" w:author="Andrija Ilic" w:date="2015-09-06T19:32:00Z"/>
        </w:rPr>
      </w:pPr>
      <w:del w:id="4122" w:author="Andrija Ilic" w:date="2015-09-06T19:32:00Z">
        <w:r w:rsidDel="006207E5">
          <w:tab/>
          <w:delText>}</w:delText>
        </w:r>
      </w:del>
    </w:p>
    <w:p w14:paraId="557504B6" w14:textId="73E3486D" w:rsidR="006565BA" w:rsidDel="006207E5" w:rsidRDefault="006565BA" w:rsidP="006565BA">
      <w:pPr>
        <w:pStyle w:val="CodeStyle"/>
        <w:rPr>
          <w:del w:id="4123" w:author="Andrija Ilic" w:date="2015-09-06T19:32:00Z"/>
        </w:rPr>
      </w:pPr>
    </w:p>
    <w:p w14:paraId="0542A2B9" w14:textId="715E6A3E" w:rsidR="006565BA" w:rsidDel="006207E5" w:rsidRDefault="006565BA" w:rsidP="006565BA">
      <w:pPr>
        <w:pStyle w:val="CodeStyle"/>
        <w:rPr>
          <w:del w:id="4124" w:author="Andrija Ilic" w:date="2015-09-06T19:32:00Z"/>
        </w:rPr>
      </w:pPr>
      <w:del w:id="4125"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4126" w:author="Andrija Ilic" w:date="2015-09-06T19:32:00Z"/>
        </w:rPr>
      </w:pPr>
      <w:del w:id="4127"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4128" w:author="Andrija Ilic" w:date="2015-09-06T19:32:00Z"/>
        </w:rPr>
      </w:pPr>
      <w:del w:id="4129"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4130" w:author="Andrija Ilic" w:date="2015-09-06T19:32:00Z"/>
        </w:rPr>
      </w:pPr>
      <w:del w:id="4131"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4132" w:author="Andrija Ilic" w:date="2015-09-06T19:32:00Z"/>
        </w:rPr>
      </w:pPr>
      <w:del w:id="4133"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4134" w:author="Andrija Ilic" w:date="2015-09-06T19:32:00Z"/>
        </w:rPr>
      </w:pPr>
      <w:del w:id="4135" w:author="Andrija Ilic" w:date="2015-09-06T19:32:00Z">
        <w:r w:rsidDel="006207E5">
          <w:tab/>
        </w:r>
        <w:r w:rsidDel="006207E5">
          <w:tab/>
          <w:delText>}else{</w:delText>
        </w:r>
      </w:del>
    </w:p>
    <w:p w14:paraId="18CB699A" w14:textId="42973882" w:rsidR="006565BA" w:rsidDel="006207E5" w:rsidRDefault="006565BA" w:rsidP="006565BA">
      <w:pPr>
        <w:pStyle w:val="CodeStyle"/>
        <w:rPr>
          <w:del w:id="4136" w:author="Andrija Ilic" w:date="2015-09-06T19:32:00Z"/>
        </w:rPr>
      </w:pPr>
      <w:del w:id="4137"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4138" w:author="Andrija Ilic" w:date="2015-09-06T19:32:00Z"/>
        </w:rPr>
      </w:pPr>
      <w:del w:id="4139"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4140" w:author="Andrija Ilic" w:date="2015-09-06T19:32:00Z"/>
        </w:rPr>
      </w:pPr>
      <w:del w:id="4141" w:author="Andrija Ilic" w:date="2015-09-06T19:32:00Z">
        <w:r w:rsidDel="006207E5">
          <w:tab/>
        </w:r>
        <w:r w:rsidDel="006207E5">
          <w:tab/>
          <w:delText>}</w:delText>
        </w:r>
      </w:del>
    </w:p>
    <w:p w14:paraId="3FE564F6" w14:textId="33413B11" w:rsidR="006565BA" w:rsidDel="006207E5" w:rsidRDefault="006565BA" w:rsidP="006565BA">
      <w:pPr>
        <w:pStyle w:val="CodeStyle"/>
        <w:rPr>
          <w:del w:id="4142" w:author="Andrija Ilic" w:date="2015-09-06T19:32:00Z"/>
        </w:rPr>
      </w:pPr>
      <w:del w:id="4143" w:author="Andrija Ilic" w:date="2015-09-06T19:32:00Z">
        <w:r w:rsidDel="006207E5">
          <w:tab/>
          <w:delText>}</w:delText>
        </w:r>
      </w:del>
    </w:p>
    <w:p w14:paraId="5E5F0788" w14:textId="6883BFBC" w:rsidR="006565BA" w:rsidDel="006207E5" w:rsidRDefault="006565BA" w:rsidP="006565BA">
      <w:pPr>
        <w:pStyle w:val="CodeStyle"/>
        <w:rPr>
          <w:del w:id="4144" w:author="Andrija Ilic" w:date="2015-09-06T19:32:00Z"/>
        </w:rPr>
      </w:pPr>
      <w:del w:id="4145" w:author="Andrija Ilic" w:date="2015-09-06T19:32:00Z">
        <w:r w:rsidDel="006207E5">
          <w:tab/>
        </w:r>
      </w:del>
    </w:p>
    <w:p w14:paraId="7EB0E842" w14:textId="215F70DB" w:rsidR="006565BA" w:rsidDel="006207E5" w:rsidRDefault="006565BA" w:rsidP="006565BA">
      <w:pPr>
        <w:pStyle w:val="CodeStyle"/>
        <w:rPr>
          <w:del w:id="4146" w:author="Andrija Ilic" w:date="2015-09-06T19:32:00Z"/>
        </w:rPr>
      </w:pPr>
      <w:del w:id="4147"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4148" w:author="Andrija Ilic" w:date="2015-09-06T19:32:00Z"/>
        </w:rPr>
      </w:pPr>
      <w:del w:id="4149"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4150" w:author="Andrija Ilic" w:date="2015-09-06T19:32:00Z"/>
        </w:rPr>
      </w:pPr>
      <w:del w:id="4151"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4152" w:author="Andrija Ilic" w:date="2015-09-06T19:32:00Z"/>
        </w:rPr>
      </w:pPr>
      <w:del w:id="4153"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4154" w:author="Andrija Ilic" w:date="2015-09-06T19:32:00Z"/>
        </w:rPr>
      </w:pPr>
      <w:del w:id="4155"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4156" w:author="Andrija Ilic" w:date="2015-09-06T19:32:00Z"/>
        </w:rPr>
      </w:pPr>
      <w:del w:id="4157" w:author="Andrija Ilic" w:date="2015-09-06T19:32:00Z">
        <w:r w:rsidDel="006207E5">
          <w:tab/>
        </w:r>
        <w:r w:rsidDel="006207E5">
          <w:tab/>
          <w:delText>}else{</w:delText>
        </w:r>
      </w:del>
    </w:p>
    <w:p w14:paraId="25B15A86" w14:textId="6B563D4C" w:rsidR="006565BA" w:rsidDel="006207E5" w:rsidRDefault="006565BA" w:rsidP="006565BA">
      <w:pPr>
        <w:pStyle w:val="CodeStyle"/>
        <w:rPr>
          <w:del w:id="4158" w:author="Andrija Ilic" w:date="2015-09-06T19:32:00Z"/>
        </w:rPr>
      </w:pPr>
      <w:del w:id="4159"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4160" w:author="Andrija Ilic" w:date="2015-09-06T19:32:00Z"/>
        </w:rPr>
      </w:pPr>
      <w:del w:id="4161"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4162" w:author="Andrija Ilic" w:date="2015-09-06T19:32:00Z"/>
        </w:rPr>
      </w:pPr>
      <w:del w:id="4163" w:author="Andrija Ilic" w:date="2015-09-06T19:32:00Z">
        <w:r w:rsidDel="006207E5">
          <w:tab/>
        </w:r>
        <w:r w:rsidDel="006207E5">
          <w:tab/>
          <w:delText>}</w:delText>
        </w:r>
      </w:del>
    </w:p>
    <w:p w14:paraId="52E62946" w14:textId="5D5BC196" w:rsidR="006565BA" w:rsidDel="006207E5" w:rsidRDefault="006565BA" w:rsidP="006565BA">
      <w:pPr>
        <w:pStyle w:val="CodeStyle"/>
        <w:rPr>
          <w:del w:id="4164" w:author="Andrija Ilic" w:date="2015-09-06T19:32:00Z"/>
        </w:rPr>
      </w:pPr>
      <w:del w:id="4165" w:author="Andrija Ilic" w:date="2015-09-06T19:32:00Z">
        <w:r w:rsidDel="006207E5">
          <w:tab/>
          <w:delText>}</w:delText>
        </w:r>
      </w:del>
    </w:p>
    <w:p w14:paraId="62CA4077" w14:textId="241E82B7" w:rsidR="006565BA" w:rsidDel="006207E5" w:rsidRDefault="006565BA" w:rsidP="006565BA">
      <w:pPr>
        <w:pStyle w:val="CodeStyle"/>
        <w:rPr>
          <w:del w:id="4166" w:author="Andrija Ilic" w:date="2015-09-06T19:32:00Z"/>
        </w:rPr>
      </w:pPr>
      <w:del w:id="4167"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4168" w:author="Andrija Ilic" w:date="2015-09-06T19:32:00Z"/>
        </w:rPr>
      </w:pPr>
      <w:del w:id="4169"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4170" w:author="Andrija Ilic" w:date="2015-09-06T19:32:00Z"/>
        </w:rPr>
      </w:pPr>
      <w:del w:id="4171"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4172" w:author="Andrija Ilic" w:date="2015-09-06T19:32:00Z"/>
        </w:rPr>
      </w:pPr>
      <w:del w:id="4173" w:author="Andrija Ilic" w:date="2015-09-06T19:32:00Z">
        <w:r w:rsidDel="006207E5">
          <w:tab/>
          <w:delText>}</w:delText>
        </w:r>
      </w:del>
    </w:p>
    <w:p w14:paraId="3BFE62B2" w14:textId="6237EEFD" w:rsidR="006565BA" w:rsidDel="006207E5" w:rsidRDefault="006565BA" w:rsidP="006565BA">
      <w:pPr>
        <w:pStyle w:val="CodeStyle"/>
        <w:rPr>
          <w:del w:id="4174" w:author="Andrija Ilic" w:date="2015-09-06T19:32:00Z"/>
        </w:rPr>
      </w:pPr>
    </w:p>
    <w:p w14:paraId="291D0FA5" w14:textId="16D84D62" w:rsidR="006565BA" w:rsidDel="006207E5" w:rsidRDefault="006565BA" w:rsidP="006565BA">
      <w:pPr>
        <w:pStyle w:val="CodeStyle"/>
        <w:rPr>
          <w:del w:id="4175" w:author="Andrija Ilic" w:date="2015-09-06T19:32:00Z"/>
        </w:rPr>
      </w:pPr>
      <w:del w:id="4176"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4177" w:author="Andrija Ilic" w:date="2015-09-06T19:32:00Z"/>
        </w:rPr>
      </w:pPr>
      <w:del w:id="4178"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4179" w:author="Andrija Ilic" w:date="2015-09-06T19:32:00Z"/>
        </w:rPr>
      </w:pPr>
      <w:del w:id="4180"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4181" w:author="Andrija Ilic" w:date="2015-09-06T19:32:00Z"/>
        </w:rPr>
      </w:pPr>
      <w:del w:id="4182" w:author="Andrija Ilic" w:date="2015-09-06T19:32:00Z">
        <w:r w:rsidDel="006207E5">
          <w:tab/>
          <w:delText>}</w:delText>
        </w:r>
      </w:del>
    </w:p>
    <w:p w14:paraId="7E727510" w14:textId="26B43621" w:rsidR="006565BA" w:rsidDel="006207E5" w:rsidRDefault="006565BA" w:rsidP="006565BA">
      <w:pPr>
        <w:pStyle w:val="CodeStyle"/>
        <w:rPr>
          <w:del w:id="4183" w:author="Andrija Ilic" w:date="2015-09-06T19:32:00Z"/>
        </w:rPr>
      </w:pPr>
    </w:p>
    <w:p w14:paraId="0801DA5B" w14:textId="4C4A50E5" w:rsidR="006565BA" w:rsidDel="006207E5" w:rsidRDefault="006565BA" w:rsidP="006565BA">
      <w:pPr>
        <w:pStyle w:val="CodeStyle"/>
        <w:rPr>
          <w:del w:id="4184" w:author="Andrija Ilic" w:date="2015-09-06T19:32:00Z"/>
        </w:rPr>
      </w:pPr>
      <w:del w:id="4185"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4186" w:author="Andrija Ilic" w:date="2015-09-06T19:32:00Z"/>
        </w:rPr>
      </w:pPr>
      <w:del w:id="4187"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4188" w:author="Andrija Ilic" w:date="2015-09-06T19:32:00Z"/>
        </w:rPr>
      </w:pPr>
      <w:del w:id="4189"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4190" w:author="Andrija Ilic" w:date="2015-09-06T19:32:00Z"/>
        </w:rPr>
      </w:pPr>
      <w:del w:id="4191" w:author="Andrija Ilic" w:date="2015-09-06T19:32:00Z">
        <w:r w:rsidDel="006207E5">
          <w:tab/>
        </w:r>
        <w:r w:rsidDel="006207E5">
          <w:tab/>
          <w:delText>}else{</w:delText>
        </w:r>
      </w:del>
    </w:p>
    <w:p w14:paraId="56BEF802" w14:textId="3C93C1B0" w:rsidR="006565BA" w:rsidDel="006207E5" w:rsidRDefault="006565BA" w:rsidP="006565BA">
      <w:pPr>
        <w:pStyle w:val="CodeStyle"/>
        <w:rPr>
          <w:del w:id="4192" w:author="Andrija Ilic" w:date="2015-09-06T19:32:00Z"/>
        </w:rPr>
      </w:pPr>
      <w:del w:id="4193"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4194" w:author="Andrija Ilic" w:date="2015-09-06T19:32:00Z"/>
        </w:rPr>
      </w:pPr>
      <w:del w:id="4195"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4196" w:author="Andrija Ilic" w:date="2015-09-06T19:32:00Z"/>
        </w:rPr>
      </w:pPr>
      <w:del w:id="4197"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4198" w:author="Andrija Ilic" w:date="2015-09-06T19:32:00Z"/>
        </w:rPr>
      </w:pPr>
      <w:del w:id="4199"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4200" w:author="Andrija Ilic" w:date="2015-09-06T19:32:00Z"/>
        </w:rPr>
      </w:pPr>
      <w:del w:id="4201" w:author="Andrija Ilic" w:date="2015-09-06T19:32:00Z">
        <w:r w:rsidDel="006207E5">
          <w:tab/>
        </w:r>
        <w:r w:rsidDel="006207E5">
          <w:tab/>
          <w:delText>}</w:delText>
        </w:r>
      </w:del>
    </w:p>
    <w:p w14:paraId="2D8F24AA" w14:textId="18B4431E" w:rsidR="006565BA" w:rsidDel="006207E5" w:rsidRDefault="006565BA" w:rsidP="006565BA">
      <w:pPr>
        <w:pStyle w:val="CodeStyle"/>
        <w:rPr>
          <w:del w:id="4202" w:author="Andrija Ilic" w:date="2015-09-06T19:32:00Z"/>
        </w:rPr>
      </w:pPr>
      <w:del w:id="4203" w:author="Andrija Ilic" w:date="2015-09-06T19:32:00Z">
        <w:r w:rsidDel="006207E5">
          <w:tab/>
          <w:delText>}</w:delText>
        </w:r>
      </w:del>
    </w:p>
    <w:p w14:paraId="677E4ECB" w14:textId="567F8DF2" w:rsidR="006565BA" w:rsidDel="006207E5" w:rsidRDefault="006565BA" w:rsidP="006565BA">
      <w:pPr>
        <w:pStyle w:val="CodeStyle"/>
        <w:rPr>
          <w:del w:id="4204" w:author="Andrija Ilic" w:date="2015-09-06T19:32:00Z"/>
        </w:rPr>
      </w:pPr>
    </w:p>
    <w:p w14:paraId="73A1B50F" w14:textId="767551A8" w:rsidR="006565BA" w:rsidDel="006207E5" w:rsidRDefault="006565BA" w:rsidP="006565BA">
      <w:pPr>
        <w:pStyle w:val="CodeStyle"/>
        <w:rPr>
          <w:del w:id="4205" w:author="Andrija Ilic" w:date="2015-09-06T19:32:00Z"/>
        </w:rPr>
      </w:pPr>
      <w:del w:id="4206"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4207" w:author="Andrija Ilic" w:date="2015-09-06T19:32:00Z"/>
        </w:rPr>
      </w:pPr>
      <w:del w:id="4208"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4209" w:author="Andrija Ilic" w:date="2015-09-06T19:32:00Z"/>
        </w:rPr>
      </w:pPr>
      <w:del w:id="4210"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4211" w:author="Andrija Ilic" w:date="2015-09-06T19:32:00Z"/>
        </w:rPr>
      </w:pPr>
      <w:del w:id="4212" w:author="Andrija Ilic" w:date="2015-09-06T19:32:00Z">
        <w:r w:rsidDel="006207E5">
          <w:tab/>
          <w:delText>}</w:delText>
        </w:r>
      </w:del>
    </w:p>
    <w:p w14:paraId="04C88B67" w14:textId="4DCBD546" w:rsidR="006565BA" w:rsidDel="006207E5" w:rsidRDefault="006565BA" w:rsidP="006565BA">
      <w:pPr>
        <w:pStyle w:val="CodeStyle"/>
        <w:rPr>
          <w:del w:id="4213" w:author="Andrija Ilic" w:date="2015-09-06T19:32:00Z"/>
          <w:rFonts w:asciiTheme="minorHAnsi" w:hAnsiTheme="minorHAnsi"/>
        </w:rPr>
      </w:pPr>
      <w:del w:id="4214" w:author="Andrija Ilic" w:date="2015-09-06T19:32:00Z">
        <w:r w:rsidDel="006207E5">
          <w:delText>}</w:delText>
        </w:r>
      </w:del>
    </w:p>
    <w:p w14:paraId="1C98A38B" w14:textId="1FC1BB1E" w:rsidR="00302D26" w:rsidDel="006207E5" w:rsidRDefault="00302D26" w:rsidP="00302D26">
      <w:pPr>
        <w:pStyle w:val="NoSpacing"/>
        <w:rPr>
          <w:del w:id="4215" w:author="Andrija Ilic" w:date="2015-09-06T19:32:00Z"/>
        </w:rPr>
      </w:pPr>
    </w:p>
    <w:p w14:paraId="26C6DD05" w14:textId="7CE7E3E4" w:rsidR="00302D26" w:rsidDel="006207E5" w:rsidRDefault="00302D26" w:rsidP="00302D26">
      <w:pPr>
        <w:pStyle w:val="NoSpacing"/>
        <w:rPr>
          <w:del w:id="4216" w:author="Andrija Ilic" w:date="2015-09-06T19:32:00Z"/>
        </w:rPr>
      </w:pPr>
      <w:del w:id="4217"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61"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4218" w:author="Andrija Ilic" w:date="2015-09-06T19:32:00Z"/>
        </w:rPr>
      </w:pPr>
      <w:del w:id="4219"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4220" w:author="Andrija Ilic" w:date="2015-09-06T19:32:00Z"/>
        </w:rPr>
      </w:pPr>
    </w:p>
    <w:p w14:paraId="1B061FC6" w14:textId="1F4E7AAA" w:rsidR="00E84D95" w:rsidRPr="00E84D95" w:rsidDel="006207E5" w:rsidRDefault="00640005" w:rsidP="00E84D95">
      <w:pPr>
        <w:pStyle w:val="Heading3"/>
        <w:rPr>
          <w:del w:id="4221" w:author="Andrija Ilic" w:date="2015-09-06T19:32:00Z"/>
        </w:rPr>
      </w:pPr>
      <w:bookmarkStart w:id="4222" w:name="_Toc397909082"/>
      <w:del w:id="4223" w:author="Andrija Ilic" w:date="2015-09-06T19:32:00Z">
        <w:r w:rsidDel="006207E5">
          <w:delText>3.3.6 Пројектовање складишта података</w:delText>
        </w:r>
        <w:bookmarkEnd w:id="4222"/>
        <w:r w:rsidR="00E84D95" w:rsidDel="006207E5">
          <w:br/>
        </w:r>
      </w:del>
    </w:p>
    <w:p w14:paraId="54FDC1F3" w14:textId="306B4EC7" w:rsidR="00E84D95" w:rsidDel="006207E5" w:rsidRDefault="00E84D95" w:rsidP="00E84D95">
      <w:pPr>
        <w:jc w:val="both"/>
        <w:rPr>
          <w:del w:id="4224" w:author="Andrija Ilic" w:date="2015-09-06T19:32:00Z"/>
        </w:rPr>
      </w:pPr>
      <w:del w:id="4225"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4226" w:author="Andrija Ilic" w:date="2015-09-06T19:32:00Z"/>
          <w:b/>
        </w:rPr>
      </w:pPr>
      <w:del w:id="4227"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4228" w:author="Andrija Ilic" w:date="2015-09-06T19:32:00Z"/>
        </w:rPr>
      </w:pPr>
      <w:del w:id="4229"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62"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4230" w:author="Andrija Ilic" w:date="2015-09-06T19:32:00Z"/>
          <w:b/>
        </w:rPr>
      </w:pPr>
      <w:del w:id="4231"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4232" w:author="Andrija Ilic" w:date="2015-09-06T19:32:00Z"/>
        </w:rPr>
      </w:pPr>
      <w:del w:id="4233"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63"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4234" w:author="Andrija Ilic" w:date="2015-09-06T19:32:00Z"/>
          <w:b/>
        </w:rPr>
      </w:pPr>
      <w:del w:id="4235"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4236" w:author="Andrija Ilic" w:date="2015-09-06T19:32:00Z"/>
          <w:b/>
        </w:rPr>
      </w:pPr>
      <w:del w:id="4237"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64"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4238" w:author="Andrija Ilic" w:date="2015-09-06T19:32:00Z"/>
        </w:rPr>
      </w:pPr>
      <w:del w:id="4239"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63"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4240" w:author="Andrija Ilic" w:date="2015-09-06T19:32:00Z"/>
          <w:b/>
        </w:rPr>
      </w:pPr>
      <w:del w:id="4241"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4242" w:author="Andrija Ilic" w:date="2015-09-06T19:32:00Z"/>
          <w:b/>
        </w:rPr>
      </w:pPr>
      <w:del w:id="4243"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65"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4244" w:author="Andrija Ilic" w:date="2015-09-06T19:32:00Z"/>
          <w:b/>
        </w:rPr>
      </w:pPr>
      <w:del w:id="4245"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66"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4246" w:author="Andrija Ilic" w:date="2015-09-06T19:32:00Z"/>
          <w:b/>
        </w:rPr>
      </w:pPr>
      <w:del w:id="4247"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67"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4248" w:author="Andrija Ilic" w:date="2015-09-06T19:32:00Z"/>
          <w:b/>
        </w:rPr>
      </w:pPr>
      <w:del w:id="4249"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68"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4250" w:author="Andrija Ilic" w:date="2015-09-06T19:32:00Z"/>
          <w:b/>
        </w:rPr>
      </w:pPr>
      <w:del w:id="4251"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69"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4252" w:author="Andrija Ilic" w:date="2015-09-06T19:32:00Z"/>
          <w:b/>
        </w:rPr>
      </w:pPr>
      <w:del w:id="4253"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70"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4254" w:author="Andrija Ilic" w:date="2015-09-06T19:32:00Z"/>
        </w:rPr>
      </w:pPr>
      <w:del w:id="4255"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71"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4256" w:author="Andrija Ilic" w:date="2015-09-06T19:32:00Z"/>
        </w:rPr>
      </w:pPr>
    </w:p>
    <w:p w14:paraId="35B1B029" w14:textId="49CAF27E" w:rsidR="004306C7" w:rsidDel="006207E5" w:rsidRDefault="004306C7" w:rsidP="004306C7">
      <w:pPr>
        <w:pStyle w:val="Heading3"/>
        <w:rPr>
          <w:del w:id="4257" w:author="Andrija Ilic" w:date="2015-09-06T19:32:00Z"/>
        </w:rPr>
      </w:pPr>
      <w:bookmarkStart w:id="4258" w:name="_Toc397909083"/>
      <w:del w:id="4259" w:author="Andrija Ilic" w:date="2015-09-06T19:32:00Z">
        <w:r w:rsidDel="006207E5">
          <w:delText>3.3.7 Структура корисничког интерфејса</w:delText>
        </w:r>
        <w:bookmarkEnd w:id="4258"/>
      </w:del>
    </w:p>
    <w:p w14:paraId="7CBFD2DB" w14:textId="7E6186C4" w:rsidR="004306C7" w:rsidRPr="004306C7" w:rsidDel="006207E5" w:rsidRDefault="004306C7" w:rsidP="004306C7">
      <w:pPr>
        <w:pStyle w:val="Heading3"/>
        <w:rPr>
          <w:del w:id="4260" w:author="Andrija Ilic" w:date="2015-09-06T19:32:00Z"/>
        </w:rPr>
      </w:pPr>
      <w:bookmarkStart w:id="4261" w:name="_Toc397909084"/>
      <w:del w:id="4262" w:author="Andrija Ilic" w:date="2015-09-06T19:32:00Z">
        <w:r w:rsidDel="006207E5">
          <w:delText>3.3.8 Пројектовање екранске форме</w:delText>
        </w:r>
        <w:bookmarkEnd w:id="4261"/>
      </w:del>
    </w:p>
    <w:p w14:paraId="66092413" w14:textId="0597912E" w:rsidR="004306C7" w:rsidDel="006207E5" w:rsidRDefault="004306C7" w:rsidP="004306C7">
      <w:pPr>
        <w:rPr>
          <w:del w:id="4263" w:author="Andrija Ilic" w:date="2015-09-06T19:32:00Z"/>
        </w:rPr>
      </w:pPr>
    </w:p>
    <w:p w14:paraId="07B9EB4F" w14:textId="648590BE" w:rsidR="006B7DE2" w:rsidDel="006207E5" w:rsidRDefault="006B7DE2" w:rsidP="006B7DE2">
      <w:pPr>
        <w:rPr>
          <w:del w:id="4264" w:author="Andrija Ilic" w:date="2015-09-06T19:32:00Z"/>
          <w:b/>
        </w:rPr>
      </w:pPr>
      <w:del w:id="4265"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4266" w:author="Andrija Ilic" w:date="2015-09-06T19:32:00Z"/>
        </w:rPr>
      </w:pPr>
      <w:del w:id="4267"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4268" w:author="Andrija Ilic" w:date="2015-09-06T19:32:00Z"/>
          <w:b/>
        </w:rPr>
      </w:pPr>
      <w:del w:id="4269"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4270" w:author="Andrija Ilic" w:date="2015-09-06T19:32:00Z"/>
        </w:rPr>
      </w:pPr>
      <w:del w:id="4271"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4272" w:author="Andrija Ilic" w:date="2015-09-06T19:32:00Z"/>
        </w:rPr>
      </w:pPr>
    </w:p>
    <w:p w14:paraId="4BD27D8B" w14:textId="553B3D46" w:rsidR="008121B4" w:rsidDel="006207E5" w:rsidRDefault="008121B4" w:rsidP="008121B4">
      <w:pPr>
        <w:pStyle w:val="ListParagraph"/>
        <w:ind w:left="786"/>
        <w:rPr>
          <w:del w:id="4273" w:author="Andrija Ilic" w:date="2015-09-06T19:32:00Z"/>
        </w:rPr>
      </w:pPr>
      <w:del w:id="4274"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72"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4275" w:author="Andrija Ilic" w:date="2015-09-06T19:32:00Z"/>
        </w:rPr>
      </w:pPr>
      <w:del w:id="4276"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4277" w:author="Andrija Ilic" w:date="2015-09-06T19:32:00Z"/>
        </w:rPr>
      </w:pPr>
      <w:del w:id="4278"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4279" w:author="Andrija Ilic" w:date="2015-09-06T19:32:00Z"/>
        </w:rPr>
      </w:pPr>
      <w:del w:id="4280"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4281" w:author="Andrija Ilic" w:date="2015-09-06T19:32:00Z"/>
        </w:rPr>
      </w:pPr>
      <w:del w:id="4282"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4283" w:author="Andrija Ilic" w:date="2015-09-06T19:32:00Z"/>
        </w:rPr>
      </w:pPr>
    </w:p>
    <w:p w14:paraId="38EE2908" w14:textId="33669C37" w:rsidR="008121B4" w:rsidDel="006207E5" w:rsidRDefault="008121B4" w:rsidP="008121B4">
      <w:pPr>
        <w:pStyle w:val="ListParagraph"/>
        <w:rPr>
          <w:del w:id="4284" w:author="Andrija Ilic" w:date="2015-09-06T19:32:00Z"/>
        </w:rPr>
      </w:pPr>
      <w:del w:id="4285"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73"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4286" w:author="Andrija Ilic" w:date="2015-09-06T19:32:00Z"/>
        </w:rPr>
      </w:pPr>
    </w:p>
    <w:p w14:paraId="23631D28" w14:textId="61F9AA5D" w:rsidR="006B7DE2" w:rsidDel="006207E5" w:rsidRDefault="006B7DE2" w:rsidP="006B7DE2">
      <w:pPr>
        <w:rPr>
          <w:del w:id="4287" w:author="Andrija Ilic" w:date="2015-09-06T19:32:00Z"/>
          <w:b/>
        </w:rPr>
      </w:pPr>
      <w:del w:id="4288" w:author="Andrija Ilic" w:date="2015-09-06T19:32:00Z">
        <w:r w:rsidDel="006207E5">
          <w:rPr>
            <w:b/>
          </w:rPr>
          <w:delText>Алтернативни сценарио:</w:delText>
        </w:r>
      </w:del>
    </w:p>
    <w:p w14:paraId="2C624413" w14:textId="0F9902C8" w:rsidR="006B7DE2" w:rsidDel="006207E5" w:rsidRDefault="006B7DE2" w:rsidP="006B7DE2">
      <w:pPr>
        <w:rPr>
          <w:del w:id="4289" w:author="Andrija Ilic" w:date="2015-09-06T19:32:00Z"/>
        </w:rPr>
      </w:pPr>
      <w:del w:id="4290"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4291" w:author="Andrija Ilic" w:date="2015-09-06T19:32:00Z"/>
        </w:rPr>
      </w:pPr>
      <w:del w:id="4292"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74"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4293" w:author="Andrija Ilic" w:date="2015-09-06T19:32:00Z"/>
        </w:rPr>
      </w:pPr>
    </w:p>
    <w:p w14:paraId="3BE9DB2D" w14:textId="61244C37" w:rsidR="006B7DE2" w:rsidRPr="00E26B3A" w:rsidDel="006207E5" w:rsidRDefault="006B7DE2" w:rsidP="006B7DE2">
      <w:pPr>
        <w:rPr>
          <w:del w:id="4294" w:author="Andrija Ilic" w:date="2015-09-06T19:32:00Z"/>
          <w:b/>
        </w:rPr>
      </w:pPr>
      <w:del w:id="4295"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4296" w:author="Andrija Ilic" w:date="2015-09-06T19:32:00Z"/>
        </w:rPr>
      </w:pPr>
      <w:del w:id="4297"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4298" w:author="Andrija Ilic" w:date="2015-09-06T19:32:00Z"/>
        </w:rPr>
      </w:pPr>
      <w:del w:id="4299"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4300" w:author="Andrija Ilic" w:date="2015-09-06T19:32:00Z"/>
        </w:rPr>
      </w:pPr>
      <w:del w:id="4301"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4302" w:author="Andrija Ilic" w:date="2015-09-06T19:32:00Z"/>
          <w:b/>
        </w:rPr>
      </w:pPr>
      <w:del w:id="4303"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4304" w:author="Andrija Ilic" w:date="2015-09-06T19:32:00Z"/>
        </w:rPr>
      </w:pPr>
      <w:del w:id="4305"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4306" w:author="Andrija Ilic" w:date="2015-09-06T19:32:00Z"/>
        </w:rPr>
      </w:pPr>
    </w:p>
    <w:p w14:paraId="53FE16E1" w14:textId="7AD914CA" w:rsidR="00F4158C" w:rsidDel="006207E5" w:rsidRDefault="00F4158C" w:rsidP="00F4158C">
      <w:pPr>
        <w:pStyle w:val="ListParagraph"/>
        <w:rPr>
          <w:del w:id="4307" w:author="Andrija Ilic" w:date="2015-09-06T19:32:00Z"/>
        </w:rPr>
      </w:pPr>
      <w:del w:id="4308"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75"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4309" w:author="Andrija Ilic" w:date="2015-09-06T19:32:00Z"/>
        </w:rPr>
      </w:pPr>
    </w:p>
    <w:p w14:paraId="5992B871" w14:textId="55BF6481" w:rsidR="006B7DE2" w:rsidDel="006207E5" w:rsidRDefault="006B7DE2" w:rsidP="006B7DE2">
      <w:pPr>
        <w:pStyle w:val="ListParagraph"/>
        <w:numPr>
          <w:ilvl w:val="0"/>
          <w:numId w:val="17"/>
        </w:numPr>
        <w:rPr>
          <w:del w:id="4310" w:author="Andrija Ilic" w:date="2015-09-06T19:32:00Z"/>
        </w:rPr>
      </w:pPr>
      <w:del w:id="4311"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4312" w:author="Andrija Ilic" w:date="2015-09-06T19:32:00Z"/>
        </w:rPr>
      </w:pPr>
      <w:del w:id="4313"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4314" w:author="Andrija Ilic" w:date="2015-09-06T19:32:00Z"/>
        </w:rPr>
      </w:pPr>
      <w:del w:id="4315"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4316" w:author="Andrija Ilic" w:date="2015-09-06T19:32:00Z"/>
        </w:rPr>
      </w:pPr>
    </w:p>
    <w:p w14:paraId="2CF6F916" w14:textId="24DDF663" w:rsidR="00F4158C" w:rsidDel="006207E5" w:rsidRDefault="00F4158C" w:rsidP="00F4158C">
      <w:pPr>
        <w:pStyle w:val="ListParagraph"/>
        <w:rPr>
          <w:del w:id="4317" w:author="Andrija Ilic" w:date="2015-09-06T19:32:00Z"/>
        </w:rPr>
      </w:pPr>
      <w:del w:id="4318"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76"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4319" w:author="Andrija Ilic" w:date="2015-09-06T19:32:00Z"/>
        </w:rPr>
      </w:pPr>
    </w:p>
    <w:p w14:paraId="3FA5B64B" w14:textId="2371364A" w:rsidR="006B7DE2" w:rsidDel="006207E5" w:rsidRDefault="006B7DE2" w:rsidP="006B7DE2">
      <w:pPr>
        <w:rPr>
          <w:del w:id="4320" w:author="Andrija Ilic" w:date="2015-09-06T19:32:00Z"/>
          <w:b/>
        </w:rPr>
      </w:pPr>
      <w:del w:id="4321"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4322" w:author="Andrija Ilic" w:date="2015-09-06T19:32:00Z"/>
        </w:rPr>
      </w:pPr>
      <w:del w:id="4323"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4324" w:author="Andrija Ilic" w:date="2015-09-06T19:32:00Z"/>
        </w:rPr>
      </w:pPr>
    </w:p>
    <w:p w14:paraId="1F2D4CEE" w14:textId="40CBA36D" w:rsidR="00F4158C" w:rsidDel="006207E5" w:rsidRDefault="00A12EFB" w:rsidP="006B7DE2">
      <w:pPr>
        <w:ind w:firstLine="720"/>
        <w:rPr>
          <w:del w:id="4325" w:author="Andrija Ilic" w:date="2015-09-06T19:32:00Z"/>
        </w:rPr>
      </w:pPr>
      <w:del w:id="4326"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77"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4327" w:author="Andrija Ilic" w:date="2015-09-06T19:32:00Z"/>
        </w:rPr>
      </w:pPr>
    </w:p>
    <w:p w14:paraId="4D5C2E65" w14:textId="151F19AC" w:rsidR="006B7DE2" w:rsidDel="006207E5" w:rsidRDefault="006B7DE2" w:rsidP="006B7DE2">
      <w:pPr>
        <w:rPr>
          <w:del w:id="4328" w:author="Andrija Ilic" w:date="2015-09-06T19:32:00Z"/>
          <w:b/>
        </w:rPr>
      </w:pPr>
      <w:del w:id="4329"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4330" w:author="Andrija Ilic" w:date="2015-09-06T19:32:00Z"/>
        </w:rPr>
      </w:pPr>
      <w:del w:id="4331"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4332" w:author="Andrija Ilic" w:date="2015-09-06T19:32:00Z"/>
        </w:rPr>
      </w:pPr>
      <w:del w:id="4333"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4334" w:author="Andrija Ilic" w:date="2015-09-06T19:32:00Z"/>
        </w:rPr>
      </w:pPr>
      <w:del w:id="4335"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4336" w:author="Andrija Ilic" w:date="2015-09-06T19:32:00Z"/>
          <w:b/>
        </w:rPr>
      </w:pPr>
      <w:del w:id="4337"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4338" w:author="Andrija Ilic" w:date="2015-09-06T19:32:00Z"/>
        </w:rPr>
      </w:pPr>
      <w:del w:id="4339"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4340" w:author="Andrija Ilic" w:date="2015-09-06T19:32:00Z"/>
        </w:rPr>
      </w:pPr>
    </w:p>
    <w:p w14:paraId="5E93E42A" w14:textId="523344ED" w:rsidR="00A12EFB" w:rsidDel="006207E5" w:rsidRDefault="00A12EFB" w:rsidP="00A12EFB">
      <w:pPr>
        <w:pStyle w:val="ListParagraph"/>
        <w:ind w:left="360"/>
        <w:rPr>
          <w:del w:id="4341" w:author="Andrija Ilic" w:date="2015-09-06T19:32:00Z"/>
        </w:rPr>
      </w:pPr>
      <w:del w:id="4342"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78"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4343" w:author="Andrija Ilic" w:date="2015-09-06T19:32:00Z"/>
        </w:rPr>
      </w:pPr>
    </w:p>
    <w:p w14:paraId="57313787" w14:textId="00F00B9A" w:rsidR="006B7DE2" w:rsidRPr="00DC784A" w:rsidDel="006207E5" w:rsidRDefault="006B7DE2" w:rsidP="006B7DE2">
      <w:pPr>
        <w:pStyle w:val="ListParagraph"/>
        <w:numPr>
          <w:ilvl w:val="0"/>
          <w:numId w:val="18"/>
        </w:numPr>
        <w:rPr>
          <w:del w:id="4344" w:author="Andrija Ilic" w:date="2015-09-06T19:32:00Z"/>
        </w:rPr>
      </w:pPr>
      <w:del w:id="4345"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4346" w:author="Andrija Ilic" w:date="2015-09-06T19:32:00Z"/>
        </w:rPr>
      </w:pPr>
    </w:p>
    <w:p w14:paraId="34671765" w14:textId="36F2BFD2" w:rsidR="00A12EFB" w:rsidDel="006207E5" w:rsidRDefault="00A12EFB" w:rsidP="00A12EFB">
      <w:pPr>
        <w:pStyle w:val="ListParagraph"/>
        <w:ind w:left="360"/>
        <w:rPr>
          <w:del w:id="4347" w:author="Andrija Ilic" w:date="2015-09-06T19:32:00Z"/>
        </w:rPr>
      </w:pPr>
      <w:del w:id="4348"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79"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4349" w:author="Andrija Ilic" w:date="2015-09-06T19:32:00Z"/>
        </w:rPr>
      </w:pPr>
    </w:p>
    <w:p w14:paraId="02F3ACDD" w14:textId="4592D0C4" w:rsidR="006B7DE2" w:rsidDel="006207E5" w:rsidRDefault="006B7DE2" w:rsidP="006B7DE2">
      <w:pPr>
        <w:pStyle w:val="ListParagraph"/>
        <w:numPr>
          <w:ilvl w:val="0"/>
          <w:numId w:val="18"/>
        </w:numPr>
        <w:rPr>
          <w:del w:id="4350" w:author="Andrija Ilic" w:date="2015-09-06T19:32:00Z"/>
        </w:rPr>
      </w:pPr>
      <w:del w:id="4351"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4352" w:author="Andrija Ilic" w:date="2015-09-06T19:32:00Z"/>
        </w:rPr>
      </w:pPr>
      <w:del w:id="4353"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4354" w:author="Andrija Ilic" w:date="2015-09-06T19:32:00Z"/>
        </w:rPr>
      </w:pPr>
      <w:del w:id="4355"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4356" w:author="Andrija Ilic" w:date="2015-09-06T19:32:00Z"/>
        </w:rPr>
      </w:pPr>
      <w:del w:id="4357"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4358" w:author="Andrija Ilic" w:date="2015-09-06T19:32:00Z"/>
        </w:rPr>
      </w:pPr>
      <w:del w:id="4359"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4360" w:author="Andrija Ilic" w:date="2015-09-06T19:32:00Z"/>
        </w:rPr>
      </w:pPr>
      <w:del w:id="4361"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4362" w:author="Andrija Ilic" w:date="2015-09-06T19:32:00Z"/>
        </w:rPr>
      </w:pPr>
      <w:del w:id="4363"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80"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4364" w:author="Andrija Ilic" w:date="2015-09-06T19:32:00Z"/>
        </w:rPr>
      </w:pPr>
    </w:p>
    <w:p w14:paraId="0DF8F537" w14:textId="6997304E" w:rsidR="006B7DE2" w:rsidRPr="00DC784A" w:rsidDel="006207E5" w:rsidRDefault="006B7DE2" w:rsidP="006B7DE2">
      <w:pPr>
        <w:pStyle w:val="ListParagraph"/>
        <w:numPr>
          <w:ilvl w:val="0"/>
          <w:numId w:val="18"/>
        </w:numPr>
        <w:rPr>
          <w:del w:id="4365" w:author="Andrija Ilic" w:date="2015-09-06T19:32:00Z"/>
        </w:rPr>
      </w:pPr>
      <w:del w:id="4366"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4367" w:author="Andrija Ilic" w:date="2015-09-06T19:32:00Z"/>
        </w:rPr>
      </w:pPr>
    </w:p>
    <w:p w14:paraId="1EEA57E4" w14:textId="0CAA902B" w:rsidR="00A12EFB" w:rsidRPr="004C4232" w:rsidDel="006207E5" w:rsidRDefault="00A12EFB" w:rsidP="00A12EFB">
      <w:pPr>
        <w:pStyle w:val="ListParagraph"/>
        <w:ind w:left="360"/>
        <w:rPr>
          <w:del w:id="4368" w:author="Andrija Ilic" w:date="2015-09-06T19:32:00Z"/>
        </w:rPr>
      </w:pPr>
      <w:del w:id="4369"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81"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4370" w:author="Andrija Ilic" w:date="2015-09-06T19:32:00Z"/>
          <w:b/>
        </w:rPr>
      </w:pPr>
      <w:del w:id="4371" w:author="Andrija Ilic" w:date="2015-09-06T19:32:00Z">
        <w:r w:rsidDel="006207E5">
          <w:rPr>
            <w:b/>
          </w:rPr>
          <w:delText>Алтернативни сценарио:</w:delText>
        </w:r>
      </w:del>
    </w:p>
    <w:p w14:paraId="25CD2326" w14:textId="62F1423A" w:rsidR="00A12EFB" w:rsidDel="006207E5" w:rsidRDefault="006B7DE2" w:rsidP="006B7DE2">
      <w:pPr>
        <w:rPr>
          <w:del w:id="4372" w:author="Andrija Ilic" w:date="2015-09-06T19:32:00Z"/>
        </w:rPr>
      </w:pPr>
      <w:del w:id="4373"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4374" w:author="Andrija Ilic" w:date="2015-09-06T19:32:00Z"/>
        </w:rPr>
      </w:pPr>
      <w:del w:id="4375"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82"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4376" w:author="Andrija Ilic" w:date="2015-09-06T19:32:00Z"/>
        </w:rPr>
      </w:pPr>
      <w:del w:id="4377"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4378" w:author="Andrija Ilic" w:date="2015-09-06T19:32:00Z"/>
          <w:b/>
        </w:rPr>
      </w:pPr>
      <w:del w:id="4379"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4380" w:author="Andrija Ilic" w:date="2015-09-06T19:32:00Z"/>
        </w:rPr>
      </w:pPr>
      <w:del w:id="4381"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4382" w:author="Andrija Ilic" w:date="2015-09-06T19:32:00Z"/>
        </w:rPr>
      </w:pPr>
      <w:del w:id="4383"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4384" w:author="Andrija Ilic" w:date="2015-09-06T19:32:00Z"/>
        </w:rPr>
      </w:pPr>
      <w:del w:id="4385"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4386" w:author="Andrija Ilic" w:date="2015-09-06T19:32:00Z"/>
          <w:b/>
        </w:rPr>
      </w:pPr>
      <w:del w:id="4387"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4388" w:author="Andrija Ilic" w:date="2015-09-06T19:32:00Z"/>
        </w:rPr>
      </w:pPr>
      <w:del w:id="4389"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4390" w:author="Andrija Ilic" w:date="2015-09-06T19:32:00Z"/>
        </w:rPr>
      </w:pPr>
    </w:p>
    <w:p w14:paraId="15A6E5DA" w14:textId="655A4335" w:rsidR="00A12EFB" w:rsidDel="006207E5" w:rsidRDefault="00A12EFB" w:rsidP="00A12EFB">
      <w:pPr>
        <w:pStyle w:val="ListParagraph"/>
        <w:ind w:left="360"/>
        <w:rPr>
          <w:del w:id="4391" w:author="Andrija Ilic" w:date="2015-09-06T19:32:00Z"/>
        </w:rPr>
      </w:pPr>
      <w:del w:id="4392"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83"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4393" w:author="Andrija Ilic" w:date="2015-09-06T19:32:00Z"/>
        </w:rPr>
      </w:pPr>
      <w:del w:id="4394"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4395" w:author="Andrija Ilic" w:date="2015-09-06T19:32:00Z"/>
        </w:rPr>
      </w:pPr>
      <w:del w:id="4396"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4397" w:author="Andrija Ilic" w:date="2015-09-06T19:32:00Z"/>
        </w:rPr>
      </w:pPr>
      <w:del w:id="4398"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4399" w:author="Andrija Ilic" w:date="2015-09-06T19:32:00Z"/>
        </w:rPr>
      </w:pPr>
    </w:p>
    <w:p w14:paraId="453A6D39" w14:textId="4140B9FC" w:rsidR="00A12EFB" w:rsidDel="006207E5" w:rsidRDefault="00A12EFB" w:rsidP="00A12EFB">
      <w:pPr>
        <w:pStyle w:val="ListParagraph"/>
        <w:ind w:left="360"/>
        <w:rPr>
          <w:del w:id="4400" w:author="Andrija Ilic" w:date="2015-09-06T19:32:00Z"/>
        </w:rPr>
      </w:pPr>
      <w:del w:id="4401"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84"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4402" w:author="Andrija Ilic" w:date="2015-09-06T19:32:00Z"/>
        </w:rPr>
      </w:pPr>
    </w:p>
    <w:p w14:paraId="6F990FB5" w14:textId="53C343D2" w:rsidR="006B7DE2" w:rsidDel="006207E5" w:rsidRDefault="006B7DE2" w:rsidP="006B7DE2">
      <w:pPr>
        <w:rPr>
          <w:del w:id="4403" w:author="Andrija Ilic" w:date="2015-09-06T19:32:00Z"/>
          <w:b/>
        </w:rPr>
      </w:pPr>
      <w:del w:id="4404" w:author="Andrija Ilic" w:date="2015-09-06T19:32:00Z">
        <w:r w:rsidDel="006207E5">
          <w:rPr>
            <w:b/>
          </w:rPr>
          <w:delText>Алтернативни сценарио:</w:delText>
        </w:r>
      </w:del>
    </w:p>
    <w:p w14:paraId="5DFC98F3" w14:textId="14DB64F2" w:rsidR="006B7DE2" w:rsidDel="006207E5" w:rsidRDefault="006B7DE2" w:rsidP="006B7DE2">
      <w:pPr>
        <w:rPr>
          <w:del w:id="4405" w:author="Andrija Ilic" w:date="2015-09-06T19:32:00Z"/>
        </w:rPr>
      </w:pPr>
      <w:del w:id="4406"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4407" w:author="Andrija Ilic" w:date="2015-09-06T19:32:00Z"/>
        </w:rPr>
      </w:pPr>
      <w:del w:id="4408"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85"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4409" w:author="Andrija Ilic" w:date="2015-09-06T19:32:00Z"/>
        </w:rPr>
      </w:pPr>
    </w:p>
    <w:p w14:paraId="10F9FC80" w14:textId="3D350026" w:rsidR="006B7DE2" w:rsidDel="006207E5" w:rsidRDefault="006B7DE2" w:rsidP="006B7DE2">
      <w:pPr>
        <w:rPr>
          <w:del w:id="4410" w:author="Andrija Ilic" w:date="2015-09-06T19:32:00Z"/>
          <w:b/>
        </w:rPr>
      </w:pPr>
      <w:del w:id="4411"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4412" w:author="Andrija Ilic" w:date="2015-09-06T19:32:00Z"/>
        </w:rPr>
      </w:pPr>
      <w:del w:id="4413"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4414" w:author="Andrija Ilic" w:date="2015-09-06T19:32:00Z"/>
        </w:rPr>
      </w:pPr>
      <w:del w:id="4415"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4416" w:author="Andrija Ilic" w:date="2015-09-06T19:32:00Z"/>
        </w:rPr>
      </w:pPr>
      <w:del w:id="4417"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4418" w:author="Andrija Ilic" w:date="2015-09-06T19:32:00Z"/>
          <w:b/>
        </w:rPr>
      </w:pPr>
      <w:del w:id="4419"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4420" w:author="Andrija Ilic" w:date="2015-09-06T19:32:00Z"/>
        </w:rPr>
      </w:pPr>
      <w:del w:id="4421"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4422" w:author="Andrija Ilic" w:date="2015-09-06T19:32:00Z"/>
        </w:rPr>
      </w:pPr>
    </w:p>
    <w:p w14:paraId="6C2E7D72" w14:textId="15201492" w:rsidR="00B0144E" w:rsidDel="006207E5" w:rsidRDefault="00B0144E" w:rsidP="00B0144E">
      <w:pPr>
        <w:pStyle w:val="ListParagraph"/>
        <w:ind w:left="360"/>
        <w:rPr>
          <w:del w:id="4423" w:author="Andrija Ilic" w:date="2015-09-06T19:32:00Z"/>
        </w:rPr>
      </w:pPr>
      <w:del w:id="4424"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86"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4425" w:author="Andrija Ilic" w:date="2015-09-06T19:32:00Z"/>
        </w:rPr>
      </w:pPr>
      <w:del w:id="4426"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4427" w:author="Andrija Ilic" w:date="2015-09-06T19:32:00Z"/>
        </w:rPr>
      </w:pPr>
      <w:del w:id="4428"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4429" w:author="Andrija Ilic" w:date="2015-09-06T19:32:00Z"/>
        </w:rPr>
      </w:pPr>
      <w:del w:id="4430"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4431" w:author="Andrija Ilic" w:date="2015-09-06T19:32:00Z"/>
        </w:rPr>
      </w:pPr>
    </w:p>
    <w:p w14:paraId="1248717E" w14:textId="06632CDB" w:rsidR="00B0144E" w:rsidRPr="007911AF" w:rsidDel="006207E5" w:rsidRDefault="00B0144E" w:rsidP="00B0144E">
      <w:pPr>
        <w:pStyle w:val="ListParagraph"/>
        <w:ind w:left="360"/>
        <w:rPr>
          <w:del w:id="4432" w:author="Andrija Ilic" w:date="2015-09-06T19:32:00Z"/>
        </w:rPr>
      </w:pPr>
      <w:del w:id="4433"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87"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4434" w:author="Andrija Ilic" w:date="2015-09-06T19:32:00Z"/>
          <w:b/>
        </w:rPr>
      </w:pPr>
      <w:del w:id="4435"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4436" w:author="Andrija Ilic" w:date="2015-09-06T19:32:00Z"/>
        </w:rPr>
      </w:pPr>
      <w:del w:id="4437"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4438" w:author="Andrija Ilic" w:date="2015-09-06T19:32:00Z"/>
        </w:rPr>
      </w:pPr>
      <w:del w:id="4439"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88"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4440" w:author="Boni" w:date="2014-09-08T01:32:00Z"/>
          <w:del w:id="4441" w:author="Andrija Ilic" w:date="2015-09-06T19:32:00Z"/>
          <w:b/>
        </w:rPr>
      </w:pPr>
      <w:ins w:id="4442" w:author="Boni" w:date="2014-09-08T01:32:00Z">
        <w:del w:id="4443"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4444" w:author="Boni" w:date="2014-09-08T01:32:00Z"/>
          <w:del w:id="4445" w:author="Andrija Ilic" w:date="2015-09-06T19:32:00Z"/>
        </w:rPr>
      </w:pPr>
      <w:ins w:id="4446" w:author="Boni" w:date="2014-09-08T01:32:00Z">
        <w:del w:id="4447"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4448" w:author="Boni" w:date="2014-09-08T01:32:00Z"/>
          <w:del w:id="4449" w:author="Andrija Ilic" w:date="2015-09-06T19:32:00Z"/>
        </w:rPr>
      </w:pPr>
      <w:ins w:id="4450" w:author="Boni" w:date="2014-09-08T01:32:00Z">
        <w:del w:id="4451"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4452" w:author="Boni" w:date="2014-09-08T01:32:00Z"/>
          <w:del w:id="4453" w:author="Andrija Ilic" w:date="2015-09-06T19:32:00Z"/>
        </w:rPr>
      </w:pPr>
      <w:ins w:id="4454" w:author="Boni" w:date="2014-09-08T01:32:00Z">
        <w:del w:id="4455"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4456" w:author="Boni" w:date="2014-09-08T01:32:00Z"/>
          <w:del w:id="4457" w:author="Andrija Ilic" w:date="2015-09-06T19:32:00Z"/>
          <w:b/>
        </w:rPr>
      </w:pPr>
      <w:ins w:id="4458" w:author="Boni" w:date="2014-09-08T01:32:00Z">
        <w:del w:id="4459"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4460" w:author="Boni" w:date="2014-09-08T01:35:00Z"/>
          <w:del w:id="4461" w:author="Andrija Ilic" w:date="2015-09-06T19:32:00Z"/>
        </w:rPr>
        <w:pPrChange w:id="4462" w:author="Boni" w:date="2014-09-08T01:35:00Z">
          <w:pPr>
            <w:pStyle w:val="ListParagraph"/>
            <w:numPr>
              <w:numId w:val="24"/>
            </w:numPr>
            <w:ind w:left="786" w:hanging="360"/>
          </w:pPr>
        </w:pPrChange>
      </w:pPr>
      <w:ins w:id="4463" w:author="Boni" w:date="2014-09-08T01:32:00Z">
        <w:del w:id="4464"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4465" w:author="Boni" w:date="2014-09-08T01:32:00Z"/>
          <w:del w:id="4466" w:author="Andrija Ilic" w:date="2015-09-06T19:32:00Z"/>
        </w:rPr>
        <w:pPrChange w:id="4467" w:author="Boni" w:date="2014-09-08T01:35:00Z">
          <w:pPr>
            <w:pStyle w:val="ListParagraph"/>
            <w:numPr>
              <w:numId w:val="24"/>
            </w:numPr>
            <w:ind w:left="786" w:hanging="360"/>
          </w:pPr>
        </w:pPrChange>
      </w:pPr>
      <w:ins w:id="4468" w:author="Boni" w:date="2014-09-08T01:35:00Z">
        <w:del w:id="4469" w:author="Andrija Ilic" w:date="2015-09-06T19:32:00Z">
          <w:r w:rsidDel="006207E5">
            <w:rPr>
              <w:noProof/>
              <w:rPrChange w:id="4470"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89"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4471" w:author="Boni" w:date="2014-09-08T01:32:00Z"/>
          <w:del w:id="4472" w:author="Andrija Ilic" w:date="2015-09-06T19:32:00Z"/>
        </w:rPr>
        <w:pPrChange w:id="4473" w:author="Boni" w:date="2014-09-08T01:35:00Z">
          <w:pPr>
            <w:pStyle w:val="ListParagraph"/>
            <w:numPr>
              <w:numId w:val="24"/>
            </w:numPr>
            <w:ind w:left="786" w:hanging="360"/>
          </w:pPr>
        </w:pPrChange>
      </w:pPr>
      <w:ins w:id="4474" w:author="Boni" w:date="2014-09-08T01:32:00Z">
        <w:del w:id="4475"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4476" w:author="Boni" w:date="2014-09-08T01:36:00Z"/>
          <w:del w:id="4477" w:author="Andrija Ilic" w:date="2015-09-06T19:32:00Z"/>
        </w:rPr>
        <w:pPrChange w:id="4478" w:author="Boni" w:date="2014-09-08T01:35:00Z">
          <w:pPr>
            <w:pStyle w:val="ListParagraph"/>
            <w:numPr>
              <w:numId w:val="24"/>
            </w:numPr>
            <w:ind w:left="786" w:hanging="360"/>
          </w:pPr>
        </w:pPrChange>
      </w:pPr>
      <w:ins w:id="4479" w:author="Boni" w:date="2014-09-08T01:32:00Z">
        <w:del w:id="4480"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4481" w:author="Boni" w:date="2014-09-08T01:32:00Z"/>
          <w:del w:id="4482" w:author="Andrija Ilic" w:date="2015-09-06T19:32:00Z"/>
        </w:rPr>
        <w:pPrChange w:id="4483" w:author="Boni" w:date="2014-09-08T01:36:00Z">
          <w:pPr>
            <w:pStyle w:val="ListParagraph"/>
            <w:numPr>
              <w:numId w:val="24"/>
            </w:numPr>
            <w:ind w:left="786" w:hanging="360"/>
          </w:pPr>
        </w:pPrChange>
      </w:pPr>
      <w:ins w:id="4484" w:author="Boni" w:date="2014-09-08T01:36:00Z">
        <w:del w:id="4485" w:author="Andrija Ilic" w:date="2015-09-06T19:32:00Z">
          <w:r w:rsidDel="006207E5">
            <w:rPr>
              <w:noProof/>
              <w:rPrChange w:id="4486"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90"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4487" w:author="Boni" w:date="2014-09-08T01:32:00Z"/>
          <w:del w:id="4488" w:author="Andrija Ilic" w:date="2015-09-06T19:32:00Z"/>
          <w:b/>
        </w:rPr>
      </w:pPr>
      <w:ins w:id="4489" w:author="Boni" w:date="2014-09-08T01:32:00Z">
        <w:del w:id="4490" w:author="Andrija Ilic" w:date="2015-09-06T19:32:00Z">
          <w:r w:rsidDel="006207E5">
            <w:rPr>
              <w:b/>
            </w:rPr>
            <w:delText>Алтернативни сценарио:</w:delText>
          </w:r>
        </w:del>
      </w:ins>
    </w:p>
    <w:p w14:paraId="379D683A" w14:textId="7A72AC14" w:rsidR="00B04DFD" w:rsidDel="006207E5" w:rsidRDefault="00B04DFD" w:rsidP="00B04DFD">
      <w:pPr>
        <w:rPr>
          <w:ins w:id="4491" w:author="Boni" w:date="2014-09-08T01:32:00Z"/>
          <w:del w:id="4492" w:author="Andrija Ilic" w:date="2015-09-06T19:32:00Z"/>
        </w:rPr>
      </w:pPr>
      <w:ins w:id="4493" w:author="Boni" w:date="2014-09-08T01:32:00Z">
        <w:del w:id="4494"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4495" w:author="Boni" w:date="2014-09-08T01:32:00Z"/>
          <w:del w:id="4496" w:author="Andrija Ilic" w:date="2015-09-06T19:32:00Z"/>
        </w:rPr>
      </w:pPr>
    </w:p>
    <w:p w14:paraId="1934707B" w14:textId="4005E2FC" w:rsidR="00B04DFD" w:rsidRPr="00F73A06" w:rsidDel="006207E5" w:rsidRDefault="00B04DFD" w:rsidP="00B04DFD">
      <w:pPr>
        <w:rPr>
          <w:ins w:id="4497" w:author="Boni" w:date="2014-09-08T01:32:00Z"/>
          <w:del w:id="4498" w:author="Andrija Ilic" w:date="2015-09-06T19:32:00Z"/>
          <w:b/>
        </w:rPr>
      </w:pPr>
      <w:ins w:id="4499" w:author="Boni" w:date="2014-09-08T01:32:00Z">
        <w:del w:id="4500"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4501" w:author="Boni" w:date="2014-09-08T01:32:00Z"/>
          <w:del w:id="4502" w:author="Andrija Ilic" w:date="2015-09-06T19:32:00Z"/>
        </w:rPr>
      </w:pPr>
      <w:ins w:id="4503" w:author="Boni" w:date="2014-09-08T01:32:00Z">
        <w:del w:id="4504"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4505" w:author="Boni" w:date="2014-09-08T01:32:00Z"/>
          <w:del w:id="4506" w:author="Andrija Ilic" w:date="2015-09-06T19:32:00Z"/>
        </w:rPr>
      </w:pPr>
      <w:ins w:id="4507" w:author="Boni" w:date="2014-09-08T01:32:00Z">
        <w:del w:id="4508"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4509" w:author="Boni" w:date="2014-09-08T01:32:00Z"/>
          <w:del w:id="4510" w:author="Andrija Ilic" w:date="2015-09-06T19:32:00Z"/>
        </w:rPr>
      </w:pPr>
      <w:ins w:id="4511" w:author="Boni" w:date="2014-09-08T01:32:00Z">
        <w:del w:id="4512"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4513" w:author="Boni" w:date="2014-09-08T01:32:00Z"/>
          <w:del w:id="4514" w:author="Andrija Ilic" w:date="2015-09-06T19:32:00Z"/>
        </w:rPr>
      </w:pPr>
    </w:p>
    <w:p w14:paraId="0F6CBEA6" w14:textId="2272F4D9" w:rsidR="00B04DFD" w:rsidDel="006207E5" w:rsidRDefault="00B04DFD" w:rsidP="00B04DFD">
      <w:pPr>
        <w:rPr>
          <w:ins w:id="4515" w:author="Boni" w:date="2014-09-08T01:32:00Z"/>
          <w:del w:id="4516" w:author="Andrija Ilic" w:date="2015-09-06T19:32:00Z"/>
          <w:b/>
        </w:rPr>
      </w:pPr>
      <w:ins w:id="4517" w:author="Boni" w:date="2014-09-08T01:32:00Z">
        <w:del w:id="4518"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4519" w:author="Boni" w:date="2014-09-08T01:32:00Z"/>
          <w:del w:id="4520" w:author="Andrija Ilic" w:date="2015-09-06T19:32:00Z"/>
        </w:rPr>
        <w:pPrChange w:id="4521" w:author="Boni" w:date="2014-09-08T02:54:00Z">
          <w:pPr>
            <w:pStyle w:val="ListParagraph"/>
            <w:numPr>
              <w:numId w:val="25"/>
            </w:numPr>
            <w:ind w:left="786" w:hanging="360"/>
          </w:pPr>
        </w:pPrChange>
      </w:pPr>
      <w:ins w:id="4522" w:author="Boni" w:date="2014-09-08T01:32:00Z">
        <w:del w:id="4523"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4524" w:author="Boni" w:date="2014-09-08T02:54:00Z"/>
          <w:del w:id="4525" w:author="Andrija Ilic" w:date="2015-09-06T19:32:00Z"/>
        </w:rPr>
        <w:pPrChange w:id="4526" w:author="Boni" w:date="2014-09-08T02:54:00Z">
          <w:pPr>
            <w:pStyle w:val="ListParagraph"/>
            <w:numPr>
              <w:numId w:val="25"/>
            </w:numPr>
            <w:ind w:left="786" w:hanging="360"/>
          </w:pPr>
        </w:pPrChange>
      </w:pPr>
      <w:ins w:id="4527" w:author="Boni" w:date="2014-09-08T01:32:00Z">
        <w:del w:id="4528"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4529" w:author="Boni" w:date="2014-09-08T01:32:00Z"/>
          <w:del w:id="4530" w:author="Andrija Ilic" w:date="2015-09-06T19:32:00Z"/>
        </w:rPr>
        <w:pPrChange w:id="4531" w:author="Boni" w:date="2014-09-08T02:54:00Z">
          <w:pPr>
            <w:pStyle w:val="ListParagraph"/>
            <w:numPr>
              <w:numId w:val="25"/>
            </w:numPr>
            <w:ind w:left="786" w:hanging="360"/>
          </w:pPr>
        </w:pPrChange>
      </w:pPr>
      <w:ins w:id="4532" w:author="Boni" w:date="2014-09-08T02:54:00Z">
        <w:del w:id="4533" w:author="Andrija Ilic" w:date="2015-09-06T19:32:00Z">
          <w:r w:rsidDel="006207E5">
            <w:rPr>
              <w:noProof/>
              <w:rPrChange w:id="4534"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91"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4535" w:author="Boni" w:date="2014-09-08T01:32:00Z"/>
          <w:del w:id="4536" w:author="Andrija Ilic" w:date="2015-09-06T19:32:00Z"/>
        </w:rPr>
        <w:pPrChange w:id="4537" w:author="Boni" w:date="2014-09-08T02:54:00Z">
          <w:pPr>
            <w:pStyle w:val="ListParagraph"/>
            <w:numPr>
              <w:numId w:val="25"/>
            </w:numPr>
            <w:ind w:left="786" w:hanging="360"/>
          </w:pPr>
        </w:pPrChange>
      </w:pPr>
      <w:ins w:id="4538" w:author="Boni" w:date="2014-09-08T01:32:00Z">
        <w:del w:id="4539"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4540" w:author="Boni" w:date="2014-09-08T01:32:00Z"/>
          <w:del w:id="4541" w:author="Andrija Ilic" w:date="2015-09-06T19:32:00Z"/>
        </w:rPr>
        <w:pPrChange w:id="4542" w:author="Boni" w:date="2014-09-08T02:54:00Z">
          <w:pPr>
            <w:pStyle w:val="ListParagraph"/>
            <w:numPr>
              <w:numId w:val="25"/>
            </w:numPr>
            <w:ind w:left="786" w:hanging="360"/>
          </w:pPr>
        </w:pPrChange>
      </w:pPr>
      <w:ins w:id="4543" w:author="Boni" w:date="2014-09-08T01:32:00Z">
        <w:del w:id="4544"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4545" w:author="Boni" w:date="2014-09-08T01:32:00Z"/>
          <w:del w:id="4546" w:author="Andrija Ilic" w:date="2015-09-06T19:32:00Z"/>
          <w:b/>
        </w:rPr>
      </w:pPr>
      <w:ins w:id="4547" w:author="Boni" w:date="2014-09-08T01:32:00Z">
        <w:del w:id="4548" w:author="Andrija Ilic" w:date="2015-09-06T19:32:00Z">
          <w:r w:rsidDel="006207E5">
            <w:rPr>
              <w:b/>
            </w:rPr>
            <w:delText>Алтернативни сценарио:</w:delText>
          </w:r>
        </w:del>
      </w:ins>
    </w:p>
    <w:p w14:paraId="7C73B3B2" w14:textId="4072FF3E" w:rsidR="00B04DFD" w:rsidDel="006207E5" w:rsidRDefault="00B04DFD" w:rsidP="00B04DFD">
      <w:pPr>
        <w:rPr>
          <w:ins w:id="4549" w:author="Boni" w:date="2014-09-08T02:54:00Z"/>
          <w:del w:id="4550" w:author="Andrija Ilic" w:date="2015-09-06T19:32:00Z"/>
        </w:rPr>
      </w:pPr>
      <w:ins w:id="4551" w:author="Boni" w:date="2014-09-08T01:32:00Z">
        <w:del w:id="4552"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4553" w:author="Boni" w:date="2014-09-08T01:32:00Z"/>
          <w:del w:id="4554" w:author="Andrija Ilic" w:date="2015-09-06T19:32:00Z"/>
        </w:rPr>
      </w:pPr>
      <w:ins w:id="4555" w:author="Boni" w:date="2014-09-08T02:54:00Z">
        <w:del w:id="4556" w:author="Andrija Ilic" w:date="2015-09-06T19:32:00Z">
          <w:r w:rsidDel="006207E5">
            <w:rPr>
              <w:noProof/>
              <w:rPrChange w:id="4557"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92"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4558" w:author="Boni" w:date="2014-09-08T01:32:00Z"/>
          <w:del w:id="4559" w:author="Andrija Ilic" w:date="2015-09-06T19:32:00Z"/>
        </w:rPr>
      </w:pPr>
    </w:p>
    <w:p w14:paraId="1F1F7336" w14:textId="518DDF8E" w:rsidR="00B04DFD" w:rsidRPr="00F73A06" w:rsidDel="006207E5" w:rsidRDefault="00B04DFD" w:rsidP="00B04DFD">
      <w:pPr>
        <w:rPr>
          <w:ins w:id="4560" w:author="Boni" w:date="2014-09-08T01:32:00Z"/>
          <w:del w:id="4561" w:author="Andrija Ilic" w:date="2015-09-06T19:32:00Z"/>
          <w:b/>
        </w:rPr>
      </w:pPr>
      <w:ins w:id="4562" w:author="Boni" w:date="2014-09-08T01:32:00Z">
        <w:del w:id="4563"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4564" w:author="Boni" w:date="2014-09-08T01:32:00Z"/>
          <w:del w:id="4565" w:author="Andrija Ilic" w:date="2015-09-06T19:32:00Z"/>
        </w:rPr>
      </w:pPr>
      <w:ins w:id="4566" w:author="Boni" w:date="2014-09-08T01:32:00Z">
        <w:del w:id="4567"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4568" w:author="Boni" w:date="2014-09-08T01:32:00Z"/>
          <w:del w:id="4569" w:author="Andrija Ilic" w:date="2015-09-06T19:32:00Z"/>
        </w:rPr>
      </w:pPr>
      <w:ins w:id="4570" w:author="Boni" w:date="2014-09-08T01:32:00Z">
        <w:del w:id="4571"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4572" w:author="Boni" w:date="2014-09-08T01:32:00Z"/>
          <w:del w:id="4573" w:author="Andrija Ilic" w:date="2015-09-06T19:32:00Z"/>
        </w:rPr>
      </w:pPr>
      <w:ins w:id="4574" w:author="Boni" w:date="2014-09-08T01:32:00Z">
        <w:del w:id="4575"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4576" w:author="Boni" w:date="2014-09-08T01:32:00Z"/>
          <w:del w:id="4577" w:author="Andrija Ilic" w:date="2015-09-06T19:32:00Z"/>
        </w:rPr>
      </w:pPr>
    </w:p>
    <w:p w14:paraId="53EAF838" w14:textId="30CD094D" w:rsidR="00B04DFD" w:rsidDel="006207E5" w:rsidRDefault="00B04DFD" w:rsidP="00B04DFD">
      <w:pPr>
        <w:rPr>
          <w:ins w:id="4578" w:author="Boni" w:date="2014-09-08T01:32:00Z"/>
          <w:del w:id="4579" w:author="Andrija Ilic" w:date="2015-09-06T19:32:00Z"/>
          <w:b/>
        </w:rPr>
      </w:pPr>
      <w:ins w:id="4580" w:author="Boni" w:date="2014-09-08T01:32:00Z">
        <w:del w:id="4581"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4582" w:author="Boni" w:date="2014-09-08T03:06:00Z"/>
          <w:del w:id="4583" w:author="Andrija Ilic" w:date="2015-09-06T19:32:00Z"/>
        </w:rPr>
        <w:pPrChange w:id="4584" w:author="Boni" w:date="2014-09-08T03:01:00Z">
          <w:pPr>
            <w:pStyle w:val="ListParagraph"/>
            <w:numPr>
              <w:numId w:val="26"/>
            </w:numPr>
            <w:ind w:left="786" w:hanging="360"/>
          </w:pPr>
        </w:pPrChange>
      </w:pPr>
      <w:ins w:id="4585" w:author="Boni" w:date="2014-09-08T01:32:00Z">
        <w:del w:id="4586"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4587" w:author="Boni" w:date="2014-09-08T01:32:00Z"/>
          <w:del w:id="4588" w:author="Andrija Ilic" w:date="2015-09-06T19:32:00Z"/>
        </w:rPr>
        <w:pPrChange w:id="4589" w:author="Boni" w:date="2014-09-08T03:06:00Z">
          <w:pPr>
            <w:pStyle w:val="ListParagraph"/>
            <w:numPr>
              <w:numId w:val="26"/>
            </w:numPr>
            <w:ind w:left="786" w:hanging="360"/>
          </w:pPr>
        </w:pPrChange>
      </w:pPr>
      <w:ins w:id="4590" w:author="Boni" w:date="2014-09-08T03:06:00Z">
        <w:del w:id="4591" w:author="Andrija Ilic" w:date="2015-09-06T19:32:00Z">
          <w:r w:rsidDel="006207E5">
            <w:rPr>
              <w:noProof/>
              <w:rPrChange w:id="4592"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93"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4593" w:author="Boni" w:date="2014-09-08T01:32:00Z"/>
          <w:del w:id="4594" w:author="Andrija Ilic" w:date="2015-09-06T19:32:00Z"/>
        </w:rPr>
        <w:pPrChange w:id="4595" w:author="Boni" w:date="2014-09-08T03:01:00Z">
          <w:pPr>
            <w:pStyle w:val="ListParagraph"/>
            <w:numPr>
              <w:numId w:val="26"/>
            </w:numPr>
            <w:ind w:left="786" w:hanging="360"/>
          </w:pPr>
        </w:pPrChange>
      </w:pPr>
      <w:ins w:id="4596" w:author="Boni" w:date="2014-09-08T01:32:00Z">
        <w:del w:id="4597"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4598" w:author="Boni" w:date="2014-09-08T01:32:00Z"/>
          <w:del w:id="4599" w:author="Andrija Ilic" w:date="2015-09-06T19:32:00Z"/>
        </w:rPr>
        <w:pPrChange w:id="4600" w:author="Boni" w:date="2014-09-08T03:01:00Z">
          <w:pPr>
            <w:pStyle w:val="ListParagraph"/>
            <w:numPr>
              <w:numId w:val="26"/>
            </w:numPr>
            <w:ind w:left="786" w:hanging="360"/>
          </w:pPr>
        </w:pPrChange>
      </w:pPr>
      <w:ins w:id="4601" w:author="Boni" w:date="2014-09-08T01:32:00Z">
        <w:del w:id="4602"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4603" w:author="Boni" w:date="2014-09-08T03:06:00Z"/>
          <w:del w:id="4604" w:author="Andrija Ilic" w:date="2015-09-06T19:32:00Z"/>
        </w:rPr>
        <w:pPrChange w:id="4605" w:author="Boni" w:date="2014-09-08T03:01:00Z">
          <w:pPr>
            <w:pStyle w:val="ListParagraph"/>
            <w:numPr>
              <w:numId w:val="26"/>
            </w:numPr>
            <w:ind w:left="786" w:hanging="360"/>
          </w:pPr>
        </w:pPrChange>
      </w:pPr>
      <w:ins w:id="4606" w:author="Boni" w:date="2014-09-08T01:32:00Z">
        <w:del w:id="4607"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4608" w:author="Boni" w:date="2014-09-08T01:32:00Z"/>
          <w:del w:id="4609" w:author="Andrija Ilic" w:date="2015-09-06T19:32:00Z"/>
        </w:rPr>
        <w:pPrChange w:id="4610" w:author="Boni" w:date="2014-09-08T03:06:00Z">
          <w:pPr>
            <w:pStyle w:val="ListParagraph"/>
            <w:numPr>
              <w:numId w:val="26"/>
            </w:numPr>
            <w:ind w:left="786" w:hanging="360"/>
          </w:pPr>
        </w:pPrChange>
      </w:pPr>
      <w:ins w:id="4611" w:author="Boni" w:date="2014-09-08T03:07:00Z">
        <w:del w:id="4612" w:author="Andrija Ilic" w:date="2015-09-06T19:32:00Z">
          <w:r w:rsidDel="006207E5">
            <w:rPr>
              <w:noProof/>
              <w:rPrChange w:id="4613"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94"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4614" w:author="Boni" w:date="2014-09-08T01:32:00Z"/>
          <w:del w:id="4615" w:author="Andrija Ilic" w:date="2015-09-06T19:32:00Z"/>
          <w:b/>
        </w:rPr>
      </w:pPr>
      <w:ins w:id="4616" w:author="Boni" w:date="2014-09-08T01:32:00Z">
        <w:del w:id="4617" w:author="Andrija Ilic" w:date="2015-09-06T19:32:00Z">
          <w:r w:rsidDel="006207E5">
            <w:rPr>
              <w:b/>
            </w:rPr>
            <w:delText>Алтернативни сценарио:</w:delText>
          </w:r>
        </w:del>
      </w:ins>
    </w:p>
    <w:p w14:paraId="5965B5CC" w14:textId="7350CABE" w:rsidR="00B04DFD" w:rsidDel="006207E5" w:rsidRDefault="00B04DFD" w:rsidP="00B04DFD">
      <w:pPr>
        <w:rPr>
          <w:ins w:id="4618" w:author="Boni" w:date="2014-09-08T01:32:00Z"/>
          <w:del w:id="4619" w:author="Andrija Ilic" w:date="2015-09-06T19:32:00Z"/>
        </w:rPr>
      </w:pPr>
      <w:ins w:id="4620" w:author="Boni" w:date="2014-09-08T01:32:00Z">
        <w:del w:id="4621"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4622" w:author="Boni" w:date="2014-09-08T01:32:00Z"/>
          <w:del w:id="4623" w:author="Andrija Ilic" w:date="2015-09-06T19:32:00Z"/>
          <w:b/>
        </w:rPr>
      </w:pPr>
      <w:ins w:id="4624" w:author="Boni" w:date="2014-09-08T01:32:00Z">
        <w:del w:id="4625"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4626" w:author="Boni" w:date="2014-09-08T01:32:00Z"/>
          <w:del w:id="4627" w:author="Andrija Ilic" w:date="2015-09-06T19:32:00Z"/>
        </w:rPr>
      </w:pPr>
      <w:ins w:id="4628" w:author="Boni" w:date="2014-09-08T01:32:00Z">
        <w:del w:id="4629"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4630" w:author="Boni" w:date="2014-09-08T01:32:00Z"/>
          <w:del w:id="4631" w:author="Andrija Ilic" w:date="2015-09-06T19:32:00Z"/>
        </w:rPr>
      </w:pPr>
      <w:ins w:id="4632" w:author="Boni" w:date="2014-09-08T01:32:00Z">
        <w:del w:id="4633"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4634" w:author="Boni" w:date="2014-09-08T01:32:00Z"/>
          <w:del w:id="4635" w:author="Andrija Ilic" w:date="2015-09-06T19:32:00Z"/>
        </w:rPr>
      </w:pPr>
      <w:ins w:id="4636" w:author="Boni" w:date="2014-09-08T01:32:00Z">
        <w:del w:id="4637"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4638" w:author="Boni" w:date="2014-09-08T01:32:00Z"/>
          <w:del w:id="4639" w:author="Andrija Ilic" w:date="2015-09-06T19:32:00Z"/>
          <w:b/>
        </w:rPr>
      </w:pPr>
      <w:ins w:id="4640" w:author="Boni" w:date="2014-09-08T01:32:00Z">
        <w:del w:id="4641"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4642" w:author="Boni" w:date="2014-09-08T02:55:00Z"/>
          <w:del w:id="4643" w:author="Andrija Ilic" w:date="2015-09-06T19:32:00Z"/>
        </w:rPr>
        <w:pPrChange w:id="4644" w:author="Boni" w:date="2014-09-08T02:55:00Z">
          <w:pPr>
            <w:pStyle w:val="ListParagraph"/>
            <w:numPr>
              <w:numId w:val="28"/>
            </w:numPr>
            <w:ind w:left="786" w:hanging="360"/>
          </w:pPr>
        </w:pPrChange>
      </w:pPr>
      <w:ins w:id="4645" w:author="Boni" w:date="2014-09-08T01:32:00Z">
        <w:del w:id="4646"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4647" w:author="Boni" w:date="2014-09-08T01:32:00Z"/>
          <w:del w:id="4648" w:author="Andrija Ilic" w:date="2015-09-06T19:32:00Z"/>
        </w:rPr>
        <w:pPrChange w:id="4649" w:author="Boni" w:date="2014-09-08T02:55:00Z">
          <w:pPr>
            <w:pStyle w:val="ListParagraph"/>
            <w:numPr>
              <w:numId w:val="28"/>
            </w:numPr>
            <w:ind w:left="786" w:hanging="360"/>
          </w:pPr>
        </w:pPrChange>
      </w:pPr>
      <w:ins w:id="4650" w:author="Boni" w:date="2014-09-08T02:55:00Z">
        <w:del w:id="4651" w:author="Andrija Ilic" w:date="2015-09-06T19:32:00Z">
          <w:r w:rsidDel="006207E5">
            <w:rPr>
              <w:noProof/>
              <w:rPrChange w:id="4652"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95"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4653" w:author="Boni" w:date="2014-09-08T01:32:00Z"/>
          <w:del w:id="4654" w:author="Andrija Ilic" w:date="2015-09-06T19:32:00Z"/>
        </w:rPr>
        <w:pPrChange w:id="4655" w:author="Boni" w:date="2014-09-08T02:55:00Z">
          <w:pPr>
            <w:pStyle w:val="ListParagraph"/>
            <w:numPr>
              <w:numId w:val="28"/>
            </w:numPr>
            <w:ind w:left="786" w:hanging="360"/>
          </w:pPr>
        </w:pPrChange>
      </w:pPr>
      <w:ins w:id="4656" w:author="Boni" w:date="2014-09-08T01:32:00Z">
        <w:del w:id="4657"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4658" w:author="Boni" w:date="2014-09-08T01:32:00Z"/>
          <w:del w:id="4659" w:author="Andrija Ilic" w:date="2015-09-06T19:32:00Z"/>
        </w:rPr>
        <w:pPrChange w:id="4660" w:author="Boni" w:date="2014-09-08T02:55:00Z">
          <w:pPr>
            <w:pStyle w:val="ListParagraph"/>
            <w:numPr>
              <w:numId w:val="28"/>
            </w:numPr>
            <w:ind w:left="786" w:hanging="360"/>
          </w:pPr>
        </w:pPrChange>
      </w:pPr>
      <w:ins w:id="4661" w:author="Boni" w:date="2014-09-08T01:32:00Z">
        <w:del w:id="4662"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4663" w:author="Boni" w:date="2014-09-08T02:55:00Z"/>
          <w:del w:id="4664" w:author="Andrija Ilic" w:date="2015-09-06T19:32:00Z"/>
        </w:rPr>
        <w:pPrChange w:id="4665" w:author="Boni" w:date="2014-09-08T02:55:00Z">
          <w:pPr>
            <w:pStyle w:val="ListParagraph"/>
            <w:numPr>
              <w:numId w:val="28"/>
            </w:numPr>
            <w:ind w:left="786" w:hanging="360"/>
          </w:pPr>
        </w:pPrChange>
      </w:pPr>
      <w:ins w:id="4666" w:author="Boni" w:date="2014-09-08T01:32:00Z">
        <w:del w:id="4667"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4668" w:author="Boni" w:date="2014-09-08T01:32:00Z"/>
          <w:del w:id="4669" w:author="Andrija Ilic" w:date="2015-09-06T19:32:00Z"/>
        </w:rPr>
        <w:pPrChange w:id="4670" w:author="Boni" w:date="2014-09-08T02:55:00Z">
          <w:pPr>
            <w:pStyle w:val="ListParagraph"/>
            <w:numPr>
              <w:numId w:val="28"/>
            </w:numPr>
            <w:ind w:left="786" w:hanging="360"/>
          </w:pPr>
        </w:pPrChange>
      </w:pPr>
      <w:ins w:id="4671" w:author="Boni" w:date="2014-09-08T02:55:00Z">
        <w:del w:id="4672" w:author="Andrija Ilic" w:date="2015-09-06T19:32:00Z">
          <w:r w:rsidDel="006207E5">
            <w:rPr>
              <w:noProof/>
              <w:rPrChange w:id="4673"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96"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4674" w:author="Boni" w:date="2014-09-08T01:32:00Z"/>
          <w:del w:id="4675" w:author="Andrija Ilic" w:date="2015-09-06T19:32:00Z"/>
          <w:b/>
        </w:rPr>
      </w:pPr>
      <w:ins w:id="4676" w:author="Boni" w:date="2014-09-08T01:32:00Z">
        <w:del w:id="4677" w:author="Andrija Ilic" w:date="2015-09-06T19:32:00Z">
          <w:r w:rsidDel="006207E5">
            <w:rPr>
              <w:b/>
            </w:rPr>
            <w:delText>Алтернативни сценарио:</w:delText>
          </w:r>
        </w:del>
      </w:ins>
    </w:p>
    <w:p w14:paraId="3E6C4DBE" w14:textId="107B3112" w:rsidR="00B04DFD" w:rsidDel="006207E5" w:rsidRDefault="00B04DFD" w:rsidP="00B04DFD">
      <w:pPr>
        <w:rPr>
          <w:ins w:id="4678" w:author="Boni" w:date="2014-09-08T01:32:00Z"/>
          <w:del w:id="4679" w:author="Andrija Ilic" w:date="2015-09-06T19:32:00Z"/>
        </w:rPr>
      </w:pPr>
      <w:ins w:id="4680" w:author="Boni" w:date="2014-09-08T01:32:00Z">
        <w:del w:id="4681"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4682" w:author="Boni" w:date="2014-09-08T01:32:00Z"/>
          <w:del w:id="4683" w:author="Andrija Ilic" w:date="2015-09-06T19:32:00Z"/>
        </w:rPr>
      </w:pPr>
    </w:p>
    <w:p w14:paraId="07E4BBF3" w14:textId="6A9147D0" w:rsidR="00B04DFD" w:rsidRPr="00BF52FA" w:rsidDel="006207E5" w:rsidRDefault="00B04DFD" w:rsidP="00B04DFD">
      <w:pPr>
        <w:rPr>
          <w:ins w:id="4684" w:author="Boni" w:date="2014-09-08T01:32:00Z"/>
          <w:del w:id="4685" w:author="Andrija Ilic" w:date="2015-09-06T19:32:00Z"/>
          <w:b/>
        </w:rPr>
      </w:pPr>
      <w:ins w:id="4686" w:author="Boni" w:date="2014-09-08T01:32:00Z">
        <w:del w:id="4687"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4688" w:author="Boni" w:date="2014-09-08T01:32:00Z"/>
          <w:del w:id="4689" w:author="Andrija Ilic" w:date="2015-09-06T19:32:00Z"/>
        </w:rPr>
      </w:pPr>
      <w:ins w:id="4690" w:author="Boni" w:date="2014-09-08T01:32:00Z">
        <w:del w:id="4691"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4692" w:author="Boni" w:date="2014-09-08T01:32:00Z"/>
          <w:del w:id="4693" w:author="Andrija Ilic" w:date="2015-09-06T19:32:00Z"/>
        </w:rPr>
      </w:pPr>
      <w:ins w:id="4694" w:author="Boni" w:date="2014-09-08T01:32:00Z">
        <w:del w:id="4695"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4696" w:author="Boni" w:date="2014-09-08T01:32:00Z"/>
          <w:del w:id="4697" w:author="Andrija Ilic" w:date="2015-09-06T19:32:00Z"/>
        </w:rPr>
      </w:pPr>
      <w:ins w:id="4698" w:author="Boni" w:date="2014-09-08T01:32:00Z">
        <w:del w:id="4699"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4700" w:author="Boni" w:date="2014-09-08T01:32:00Z"/>
          <w:del w:id="4701" w:author="Andrija Ilic" w:date="2015-09-06T19:32:00Z"/>
          <w:b/>
        </w:rPr>
      </w:pPr>
      <w:ins w:id="4702" w:author="Boni" w:date="2014-09-08T01:32:00Z">
        <w:del w:id="4703"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4704" w:author="Boni" w:date="2014-09-08T03:00:00Z"/>
          <w:del w:id="4705" w:author="Andrija Ilic" w:date="2015-09-06T19:32:00Z"/>
        </w:rPr>
        <w:pPrChange w:id="4706" w:author="Boni" w:date="2014-09-08T02:56:00Z">
          <w:pPr>
            <w:pStyle w:val="ListParagraph"/>
            <w:numPr>
              <w:numId w:val="27"/>
            </w:numPr>
            <w:ind w:hanging="360"/>
          </w:pPr>
        </w:pPrChange>
      </w:pPr>
      <w:ins w:id="4707" w:author="Boni" w:date="2014-09-08T01:32:00Z">
        <w:del w:id="4708"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4709" w:author="Boni" w:date="2014-09-08T01:32:00Z"/>
          <w:del w:id="4710" w:author="Andrija Ilic" w:date="2015-09-06T19:32:00Z"/>
        </w:rPr>
        <w:pPrChange w:id="4711" w:author="Boni" w:date="2014-09-08T03:00:00Z">
          <w:pPr>
            <w:pStyle w:val="ListParagraph"/>
            <w:numPr>
              <w:numId w:val="27"/>
            </w:numPr>
            <w:ind w:hanging="360"/>
          </w:pPr>
        </w:pPrChange>
      </w:pPr>
      <w:ins w:id="4712" w:author="Boni" w:date="2014-09-08T03:00:00Z">
        <w:del w:id="4713" w:author="Andrija Ilic" w:date="2015-09-06T19:32:00Z">
          <w:r w:rsidDel="006207E5">
            <w:rPr>
              <w:noProof/>
              <w:rPrChange w:id="4714"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96"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4715" w:author="Boni" w:date="2014-09-08T03:00:00Z"/>
          <w:del w:id="4716" w:author="Andrija Ilic" w:date="2015-09-06T19:32:00Z"/>
        </w:rPr>
        <w:pPrChange w:id="4717" w:author="Boni" w:date="2014-09-08T02:56:00Z">
          <w:pPr>
            <w:pStyle w:val="ListParagraph"/>
            <w:numPr>
              <w:numId w:val="27"/>
            </w:numPr>
            <w:ind w:hanging="360"/>
          </w:pPr>
        </w:pPrChange>
      </w:pPr>
      <w:ins w:id="4718" w:author="Boni" w:date="2014-09-08T01:32:00Z">
        <w:del w:id="4719"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4720" w:author="Boni" w:date="2014-09-08T01:32:00Z"/>
          <w:del w:id="4721" w:author="Andrija Ilic" w:date="2015-09-06T19:32:00Z"/>
        </w:rPr>
        <w:pPrChange w:id="4722"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4723" w:author="Boni" w:date="2014-09-08T01:32:00Z"/>
          <w:del w:id="4724" w:author="Andrija Ilic" w:date="2015-09-06T19:32:00Z"/>
        </w:rPr>
        <w:pPrChange w:id="4725" w:author="Boni" w:date="2014-09-08T02:56:00Z">
          <w:pPr>
            <w:pStyle w:val="ListParagraph"/>
            <w:numPr>
              <w:numId w:val="27"/>
            </w:numPr>
            <w:ind w:hanging="360"/>
          </w:pPr>
        </w:pPrChange>
      </w:pPr>
      <w:ins w:id="4726" w:author="Boni" w:date="2014-09-08T01:32:00Z">
        <w:del w:id="4727"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4728" w:author="Boni" w:date="2014-09-08T01:32:00Z"/>
          <w:del w:id="4729" w:author="Andrija Ilic" w:date="2015-09-06T19:32:00Z"/>
        </w:rPr>
        <w:pPrChange w:id="4730" w:author="Boni" w:date="2014-09-08T02:56:00Z">
          <w:pPr>
            <w:pStyle w:val="ListParagraph"/>
            <w:numPr>
              <w:numId w:val="27"/>
            </w:numPr>
            <w:ind w:hanging="360"/>
          </w:pPr>
        </w:pPrChange>
      </w:pPr>
      <w:ins w:id="4731" w:author="Boni" w:date="2014-09-08T01:32:00Z">
        <w:del w:id="4732"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4733" w:author="Boni" w:date="2014-09-08T03:01:00Z"/>
          <w:del w:id="4734" w:author="Andrija Ilic" w:date="2015-09-06T19:32:00Z"/>
        </w:rPr>
        <w:pPrChange w:id="4735" w:author="Boni" w:date="2014-09-08T02:56:00Z">
          <w:pPr>
            <w:pStyle w:val="ListParagraph"/>
            <w:numPr>
              <w:numId w:val="27"/>
            </w:numPr>
            <w:ind w:hanging="360"/>
          </w:pPr>
        </w:pPrChange>
      </w:pPr>
      <w:ins w:id="4736" w:author="Boni" w:date="2014-09-08T01:32:00Z">
        <w:del w:id="4737"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4738" w:author="Boni" w:date="2014-09-08T03:00:00Z"/>
          <w:del w:id="4739" w:author="Andrija Ilic" w:date="2015-09-06T19:32:00Z"/>
        </w:rPr>
        <w:pPrChange w:id="4740" w:author="Boni" w:date="2014-09-08T03:01:00Z">
          <w:pPr>
            <w:pStyle w:val="ListParagraph"/>
            <w:numPr>
              <w:numId w:val="27"/>
            </w:numPr>
            <w:ind w:hanging="360"/>
          </w:pPr>
        </w:pPrChange>
      </w:pPr>
    </w:p>
    <w:p w14:paraId="0B235034" w14:textId="0F30B86B" w:rsidR="00252993" w:rsidDel="006207E5" w:rsidRDefault="00252993">
      <w:pPr>
        <w:pStyle w:val="ListParagraph"/>
        <w:rPr>
          <w:ins w:id="4741" w:author="Boni" w:date="2014-09-08T01:32:00Z"/>
          <w:del w:id="4742" w:author="Andrija Ilic" w:date="2015-09-06T19:32:00Z"/>
        </w:rPr>
        <w:pPrChange w:id="4743" w:author="Boni" w:date="2014-09-08T03:00:00Z">
          <w:pPr>
            <w:pStyle w:val="ListParagraph"/>
            <w:numPr>
              <w:numId w:val="27"/>
            </w:numPr>
            <w:ind w:hanging="360"/>
          </w:pPr>
        </w:pPrChange>
      </w:pPr>
      <w:ins w:id="4744" w:author="Boni" w:date="2014-09-08T03:01:00Z">
        <w:del w:id="4745" w:author="Andrija Ilic" w:date="2015-09-06T19:32:00Z">
          <w:r w:rsidDel="006207E5">
            <w:rPr>
              <w:noProof/>
              <w:rPrChange w:id="4746"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97"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4747" w:author="Boni" w:date="2014-09-08T01:32:00Z"/>
          <w:del w:id="4748" w:author="Andrija Ilic" w:date="2015-09-06T19:32:00Z"/>
          <w:b/>
        </w:rPr>
      </w:pPr>
      <w:ins w:id="4749" w:author="Boni" w:date="2014-09-08T01:32:00Z">
        <w:del w:id="4750" w:author="Andrija Ilic" w:date="2015-09-06T19:32:00Z">
          <w:r w:rsidDel="006207E5">
            <w:rPr>
              <w:b/>
            </w:rPr>
            <w:delText>Алтернативни сценарио:</w:delText>
          </w:r>
        </w:del>
      </w:ins>
    </w:p>
    <w:p w14:paraId="7C2D27C6" w14:textId="6885D6A4" w:rsidR="00B04DFD" w:rsidDel="006207E5" w:rsidRDefault="00B04DFD" w:rsidP="00B04DFD">
      <w:pPr>
        <w:rPr>
          <w:ins w:id="4751" w:author="Boni" w:date="2014-09-08T03:01:00Z"/>
          <w:del w:id="4752" w:author="Andrija Ilic" w:date="2015-09-06T19:32:00Z"/>
        </w:rPr>
      </w:pPr>
      <w:ins w:id="4753" w:author="Boni" w:date="2014-09-08T01:32:00Z">
        <w:del w:id="4754"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4755" w:author="Boni" w:date="2014-09-08T01:32:00Z"/>
          <w:del w:id="4756" w:author="Andrija Ilic" w:date="2015-09-06T19:32:00Z"/>
        </w:rPr>
      </w:pPr>
      <w:ins w:id="4757" w:author="Boni" w:date="2014-09-08T03:01:00Z">
        <w:del w:id="4758" w:author="Andrija Ilic" w:date="2015-09-06T19:32:00Z">
          <w:r w:rsidDel="006207E5">
            <w:rPr>
              <w:noProof/>
              <w:rPrChange w:id="4759"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98"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4760" w:author="Andrija Ilic" w:date="2015-09-06T19:32:00Z"/>
        </w:rPr>
      </w:pPr>
    </w:p>
    <w:p w14:paraId="65B7941A" w14:textId="77777777" w:rsidR="00AC0918" w:rsidRDefault="00357379" w:rsidP="00357379">
      <w:pPr>
        <w:pStyle w:val="Heading2"/>
      </w:pPr>
      <w:bookmarkStart w:id="4761" w:name="_Toc397909085"/>
      <w:r>
        <w:t>3.4 Имплементација</w:t>
      </w:r>
      <w:bookmarkEnd w:id="4761"/>
    </w:p>
    <w:p w14:paraId="4EB98A1A" w14:textId="029E1E41" w:rsidR="000835FE" w:rsidRPr="0007210A" w:rsidDel="006207E5" w:rsidRDefault="00004A38" w:rsidP="006D7BE3">
      <w:pPr>
        <w:rPr>
          <w:del w:id="4762" w:author="Andrija Ilic" w:date="2015-09-06T19:33:00Z"/>
          <w:b/>
        </w:rPr>
      </w:pPr>
      <w:del w:id="4763"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4764" w:author="Andrija Ilic" w:date="2015-09-06T19:33:00Z"/>
        </w:rPr>
      </w:pPr>
    </w:p>
    <w:p w14:paraId="2EE82A3E" w14:textId="1A5B21AA" w:rsidR="00BD2793" w:rsidDel="006207E5" w:rsidRDefault="00BD2793" w:rsidP="00BD2793">
      <w:pPr>
        <w:rPr>
          <w:del w:id="4765" w:author="Andrija Ilic" w:date="2015-09-06T19:33:00Z"/>
        </w:rPr>
      </w:pPr>
      <w:del w:id="4766"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99"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4767" w:author="Andrija Ilic" w:date="2015-09-06T19:33:00Z"/>
        </w:rPr>
      </w:pPr>
      <w:del w:id="4768" w:author="Andrija Ilic" w:date="2015-09-06T19:33:00Z">
        <w:r w:rsidDel="006207E5">
          <w:delText>Слика 14. Коначна структура система</w:delText>
        </w:r>
      </w:del>
    </w:p>
    <w:p w14:paraId="4A676AE0" w14:textId="60252ACB" w:rsidR="000835FE" w:rsidDel="006207E5" w:rsidRDefault="000835FE" w:rsidP="006D7BE3">
      <w:pPr>
        <w:rPr>
          <w:del w:id="4769" w:author="Andrija Ilic" w:date="2015-09-06T19:33:00Z"/>
          <w:b/>
        </w:rPr>
      </w:pPr>
      <w:del w:id="4770"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4771" w:author="Andrija Ilic" w:date="2015-09-06T19:33:00Z"/>
          <w:b/>
        </w:rPr>
      </w:pPr>
      <w:del w:id="4772"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4773" w:author="Andrija Ilic" w:date="2015-09-06T19:33:00Z"/>
        </w:rPr>
      </w:pPr>
      <w:del w:id="4774"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4775" w:author="Andrija Ilic" w:date="2015-09-06T19:33:00Z"/>
        </w:rPr>
      </w:pPr>
      <w:del w:id="4776"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4777" w:author="Andrija Ilic" w:date="2015-09-06T19:33:00Z"/>
        </w:rPr>
      </w:pPr>
      <w:del w:id="4778"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4779" w:author="Andrija Ilic" w:date="2015-09-06T19:33:00Z"/>
        </w:rPr>
      </w:pPr>
      <w:del w:id="4780"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4781" w:author="Andrija Ilic" w:date="2015-09-06T19:33:00Z"/>
        </w:rPr>
      </w:pPr>
      <w:del w:id="4782"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4783" w:author="Andrija Ilic" w:date="2015-09-06T19:33:00Z"/>
        </w:rPr>
      </w:pPr>
      <w:del w:id="4784"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4785" w:author="Andrija Ilic" w:date="2015-09-06T19:33:00Z"/>
        </w:rPr>
      </w:pPr>
      <w:del w:id="4786" w:author="Andrija Ilic" w:date="2015-09-06T19:33:00Z">
        <w:r w:rsidDel="006207E5">
          <w:delText>ShowAll.tml</w:delText>
        </w:r>
      </w:del>
    </w:p>
    <w:p w14:paraId="4CFAD8D4" w14:textId="781B5094" w:rsidR="000835FE" w:rsidDel="006207E5" w:rsidRDefault="000835FE" w:rsidP="006D7BE3">
      <w:pPr>
        <w:rPr>
          <w:del w:id="4787" w:author="Andrija Ilic" w:date="2015-09-06T19:33:00Z"/>
          <w:b/>
        </w:rPr>
      </w:pPr>
      <w:del w:id="4788"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4789" w:author="Andrija Ilic" w:date="2015-09-06T19:33:00Z"/>
        </w:rPr>
      </w:pPr>
      <w:del w:id="4790"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4791" w:author="Andrija Ilic" w:date="2015-09-06T19:33:00Z"/>
        </w:rPr>
      </w:pPr>
      <w:del w:id="4792"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4793" w:author="Andrija Ilic" w:date="2015-09-06T19:33:00Z"/>
        </w:rPr>
      </w:pPr>
      <w:del w:id="4794"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4795" w:author="Andrija Ilic" w:date="2015-09-06T19:33:00Z"/>
        </w:rPr>
      </w:pPr>
      <w:del w:id="4796"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4797" w:author="Andrija Ilic" w:date="2015-09-06T19:33:00Z"/>
        </w:rPr>
      </w:pPr>
      <w:del w:id="4798"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4799" w:author="Andrija Ilic" w:date="2015-09-06T19:33:00Z"/>
        </w:rPr>
      </w:pPr>
      <w:del w:id="4800"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4801" w:author="Andrija Ilic" w:date="2015-09-06T19:33:00Z"/>
        </w:rPr>
      </w:pPr>
      <w:del w:id="4802"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4803" w:author="Andrija Ilic" w:date="2015-09-06T19:33:00Z"/>
        </w:rPr>
      </w:pPr>
      <w:del w:id="4804"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4805" w:author="Andrija Ilic" w:date="2015-09-06T19:33:00Z"/>
        </w:rPr>
      </w:pPr>
      <w:del w:id="4806"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4807" w:author="Andrija Ilic" w:date="2015-09-06T19:33:00Z"/>
        </w:rPr>
      </w:pPr>
      <w:del w:id="4808"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4809" w:author="Andrija Ilic" w:date="2015-09-06T19:33:00Z"/>
        </w:rPr>
      </w:pPr>
      <w:del w:id="4810" w:author="Andrija Ilic" w:date="2015-09-06T19:33:00Z">
        <w:r w:rsidDel="006207E5">
          <w:delText>Zaposleni.java</w:delText>
        </w:r>
      </w:del>
    </w:p>
    <w:p w14:paraId="211A1933" w14:textId="402DD31D" w:rsidR="000835FE" w:rsidDel="006207E5" w:rsidRDefault="000835FE" w:rsidP="000835FE">
      <w:pPr>
        <w:rPr>
          <w:del w:id="4811" w:author="Andrija Ilic" w:date="2015-09-06T19:33:00Z"/>
        </w:rPr>
      </w:pPr>
    </w:p>
    <w:p w14:paraId="01457699" w14:textId="3908D315" w:rsidR="006D7BE3" w:rsidRPr="000835FE" w:rsidDel="006207E5" w:rsidRDefault="006D7BE3" w:rsidP="000835FE">
      <w:pPr>
        <w:rPr>
          <w:del w:id="4812" w:author="Andrija Ilic" w:date="2015-09-06T19:33:00Z"/>
        </w:rPr>
      </w:pPr>
    </w:p>
    <w:p w14:paraId="60E3807B" w14:textId="05C85A70" w:rsidR="00357379" w:rsidDel="006207E5" w:rsidRDefault="000835FE" w:rsidP="006D7BE3">
      <w:pPr>
        <w:rPr>
          <w:del w:id="4813" w:author="Andrija Ilic" w:date="2015-09-06T19:33:00Z"/>
          <w:b/>
        </w:rPr>
      </w:pPr>
      <w:del w:id="4814"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4815" w:author="Andrija Ilic" w:date="2015-09-06T19:33:00Z"/>
        </w:rPr>
      </w:pPr>
      <w:del w:id="4816"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4817" w:author="Andrija Ilic" w:date="2015-09-06T19:33:00Z"/>
        </w:rPr>
      </w:pPr>
      <w:del w:id="4818"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4819" w:author="Andrija Ilic" w:date="2015-09-06T19:33:00Z"/>
        </w:rPr>
      </w:pPr>
      <w:del w:id="4820"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4821" w:author="Andrija Ilic" w:date="2015-09-06T19:33:00Z"/>
        </w:rPr>
      </w:pPr>
      <w:del w:id="4822"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4823" w:author="Andrija Ilic" w:date="2015-09-06T19:33:00Z"/>
        </w:rPr>
      </w:pPr>
      <w:del w:id="4824"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4825" w:author="Andrija Ilic" w:date="2015-09-06T19:33:00Z"/>
        </w:rPr>
      </w:pPr>
      <w:del w:id="4826"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4827" w:author="Andrija Ilic" w:date="2015-09-06T19:33:00Z"/>
        </w:rPr>
      </w:pPr>
      <w:del w:id="4828"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4829" w:author="Andrija Ilic" w:date="2015-09-06T19:33:00Z"/>
        </w:rPr>
      </w:pPr>
      <w:del w:id="4830"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4831" w:author="Andrija Ilic" w:date="2015-09-06T19:33:00Z"/>
        </w:rPr>
      </w:pPr>
      <w:del w:id="4832"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4833" w:author="Andrija Ilic" w:date="2015-09-06T19:33:00Z"/>
        </w:rPr>
      </w:pPr>
      <w:del w:id="4834"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77777777" w:rsidR="00357379" w:rsidRDefault="00357379" w:rsidP="00357379">
      <w:pPr>
        <w:pStyle w:val="Heading2"/>
      </w:pPr>
      <w:bookmarkStart w:id="4835" w:name="_Toc397909086"/>
      <w:r>
        <w:t>3.5 Закључак</w:t>
      </w:r>
      <w:bookmarkEnd w:id="4835"/>
    </w:p>
    <w:p w14:paraId="57B0D449" w14:textId="77777777" w:rsidR="00E12B3F" w:rsidRPr="00E12B3F" w:rsidRDefault="00E12B3F" w:rsidP="00E12B3F"/>
    <w:p w14:paraId="35CCD674" w14:textId="64CFF614" w:rsidR="00AC0918" w:rsidRPr="00E12B3F" w:rsidDel="006207E5" w:rsidRDefault="00E12B3F" w:rsidP="00AC0918">
      <w:pPr>
        <w:rPr>
          <w:del w:id="4836" w:author="Andrija Ilic" w:date="2015-09-06T19:33:00Z"/>
        </w:rPr>
      </w:pPr>
      <w:del w:id="4837"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4838"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1938CF44" w14:textId="4F61F7A4" w:rsidR="005E2CB0" w:rsidDel="002A60DA" w:rsidRDefault="005E2CB0" w:rsidP="005E2CB0">
      <w:pPr>
        <w:pStyle w:val="Default"/>
        <w:spacing w:after="23"/>
        <w:rPr>
          <w:del w:id="4839" w:author="Andrija Ilic" w:date="2015-09-06T19:33:00Z"/>
          <w:sz w:val="22"/>
          <w:szCs w:val="22"/>
        </w:rPr>
      </w:pPr>
      <w:del w:id="4840" w:author="Andrija Ilic" w:date="2015-09-06T19:33:00Z">
        <w:r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4841" w:author="Andrija Ilic" w:date="2015-09-06T19:33:00Z"/>
          <w:sz w:val="22"/>
          <w:szCs w:val="22"/>
        </w:rPr>
      </w:pPr>
      <w:del w:id="4842"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4843" w:author="Andrija Ilic" w:date="2015-09-06T19:33:00Z"/>
          <w:sz w:val="22"/>
          <w:szCs w:val="22"/>
        </w:rPr>
      </w:pPr>
      <w:del w:id="4844"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4845" w:author="Andrija Ilic" w:date="2015-09-06T19:33:00Z"/>
          <w:sz w:val="23"/>
          <w:szCs w:val="23"/>
        </w:rPr>
      </w:pPr>
      <w:del w:id="4846"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00"/>
      <w:footerReference w:type="default" r:id="rId10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3" w:author="Java" w:date="2014-09-04T09:34:00Z" w:initials="J">
    <w:p w14:paraId="23807FC8" w14:textId="77777777" w:rsidR="00776C24" w:rsidRPr="0060385F" w:rsidRDefault="00776C24">
      <w:pPr>
        <w:pStyle w:val="CommentText"/>
      </w:pPr>
      <w:r>
        <w:rPr>
          <w:rStyle w:val="CommentReference"/>
        </w:rPr>
        <w:annotationRef/>
      </w:r>
      <w:proofErr w:type="gramStart"/>
      <w:r>
        <w:t>проформулисати</w:t>
      </w:r>
      <w:proofErr w:type="gramEnd"/>
    </w:p>
  </w:comment>
  <w:comment w:id="429" w:author="Java" w:date="2014-09-04T09:34:00Z" w:initials="J">
    <w:p w14:paraId="13B2E850" w14:textId="77777777" w:rsidR="00776C24" w:rsidRPr="0060385F" w:rsidRDefault="00776C24">
      <w:pPr>
        <w:pStyle w:val="CommentText"/>
      </w:pPr>
      <w:r>
        <w:rPr>
          <w:rStyle w:val="CommentReference"/>
        </w:rPr>
        <w:annotationRef/>
      </w:r>
      <w:proofErr w:type="gramStart"/>
      <w:r>
        <w:t>упрошчена</w:t>
      </w:r>
      <w:proofErr w:type="gramEnd"/>
      <w:r>
        <w:t xml:space="preserve"> Ларманова метода</w:t>
      </w:r>
    </w:p>
  </w:comment>
  <w:comment w:id="391" w:author="Java" w:date="2014-09-04T09:35:00Z" w:initials="J">
    <w:p w14:paraId="5186F192" w14:textId="77777777" w:rsidR="00776C24" w:rsidRPr="0060385F" w:rsidRDefault="00776C24">
      <w:pPr>
        <w:pStyle w:val="CommentText"/>
      </w:pPr>
      <w:r>
        <w:rPr>
          <w:rStyle w:val="CommentReference"/>
        </w:rPr>
        <w:annotationRef/>
      </w:r>
      <w:r>
        <w:t>Проширити мало овај део</w:t>
      </w:r>
    </w:p>
  </w:comment>
  <w:comment w:id="479" w:author="Java" w:date="2014-09-04T09:35:00Z" w:initials="J">
    <w:p w14:paraId="40EE43D5" w14:textId="77777777" w:rsidR="00776C24" w:rsidRPr="0060385F" w:rsidRDefault="00776C24">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504" w:author="Java" w:date="2014-09-04T09:36:00Z" w:initials="J">
    <w:p w14:paraId="0FAD1B66" w14:textId="77777777" w:rsidR="00776C24" w:rsidRPr="0060385F" w:rsidRDefault="00776C24">
      <w:pPr>
        <w:pStyle w:val="CommentText"/>
      </w:pPr>
      <w:r>
        <w:rPr>
          <w:rStyle w:val="CommentReference"/>
        </w:rPr>
        <w:annotationRef/>
      </w:r>
      <w:proofErr w:type="gramStart"/>
      <w:r>
        <w:t>ово</w:t>
      </w:r>
      <w:proofErr w:type="gramEnd"/>
      <w:r>
        <w:t xml:space="preserve"> прформулисати</w:t>
      </w:r>
    </w:p>
  </w:comment>
  <w:comment w:id="569" w:author="Java" w:date="2014-09-04T09:37:00Z" w:initials="J">
    <w:p w14:paraId="7F00C36F" w14:textId="77777777" w:rsidR="00776C24" w:rsidRPr="0060385F" w:rsidRDefault="00776C24">
      <w:pPr>
        <w:pStyle w:val="CommentText"/>
      </w:pPr>
      <w:r>
        <w:rPr>
          <w:rStyle w:val="CommentReference"/>
        </w:rPr>
        <w:annotationRef/>
      </w:r>
      <w:proofErr w:type="gramStart"/>
      <w:r>
        <w:rPr>
          <w:rStyle w:val="CommentReference"/>
        </w:rPr>
        <w:t>користи</w:t>
      </w:r>
      <w:proofErr w:type="gramEnd"/>
      <w:r>
        <w:rPr>
          <w:rStyle w:val="CommentReference"/>
        </w:rPr>
        <w:t xml:space="preserve"> термин оквир, не окружење.</w:t>
      </w:r>
    </w:p>
  </w:comment>
  <w:comment w:id="944" w:author="Java" w:date="2014-09-04T09:39:00Z" w:initials="J">
    <w:p w14:paraId="5B56800B" w14:textId="77777777" w:rsidR="00776C24" w:rsidRDefault="00776C24">
      <w:pPr>
        <w:pStyle w:val="CommentText"/>
        <w:rPr>
          <w:rStyle w:val="CommentReference"/>
        </w:rPr>
      </w:pPr>
      <w:r>
        <w:rPr>
          <w:rStyle w:val="CommentReference"/>
        </w:rPr>
        <w:annotationRef/>
      </w:r>
      <w:r>
        <w:rPr>
          <w:rStyle w:val="CommentReference"/>
        </w:rPr>
        <w:t>Наслови на српском.</w:t>
      </w:r>
    </w:p>
    <w:p w14:paraId="207B169E" w14:textId="77777777" w:rsidR="00776C24" w:rsidRDefault="00776C24">
      <w:pPr>
        <w:pStyle w:val="CommentText"/>
        <w:rPr>
          <w:rStyle w:val="CommentReference"/>
        </w:rPr>
      </w:pPr>
      <w:r>
        <w:rPr>
          <w:rStyle w:val="CommentReference"/>
        </w:rPr>
        <w:t>Компоненете за унос података.</w:t>
      </w:r>
    </w:p>
    <w:p w14:paraId="2D1F5F1A" w14:textId="77777777" w:rsidR="00776C24" w:rsidRDefault="00776C24">
      <w:pPr>
        <w:pStyle w:val="CommentText"/>
        <w:rPr>
          <w:rStyle w:val="CommentReference"/>
        </w:rPr>
      </w:pPr>
    </w:p>
    <w:p w14:paraId="279028A9" w14:textId="77777777" w:rsidR="00776C24" w:rsidRDefault="00776C24">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776C24" w:rsidRPr="0060385F" w:rsidRDefault="00776C24">
      <w:pPr>
        <w:pStyle w:val="CommentText"/>
      </w:pPr>
      <w:r>
        <w:rPr>
          <w:rStyle w:val="CommentReference"/>
        </w:rPr>
        <w:t>Штуро је...</w:t>
      </w:r>
    </w:p>
  </w:comment>
  <w:comment w:id="1020" w:author="Java" w:date="2014-09-04T09:38:00Z" w:initials="J">
    <w:p w14:paraId="766E0695" w14:textId="77777777" w:rsidR="00776C24" w:rsidRPr="0060385F" w:rsidRDefault="00776C24">
      <w:pPr>
        <w:pStyle w:val="CommentText"/>
      </w:pPr>
      <w:r>
        <w:rPr>
          <w:rStyle w:val="CommentReference"/>
        </w:rPr>
        <w:annotationRef/>
      </w:r>
      <w:r>
        <w:t>Програмски код свуда нека буде Courier New</w:t>
      </w:r>
    </w:p>
  </w:comment>
  <w:comment w:id="1105" w:author="Java" w:date="2014-09-04T09:40:00Z" w:initials="J">
    <w:p w14:paraId="75FF69AD" w14:textId="77777777" w:rsidR="00776C24" w:rsidRDefault="00776C24">
      <w:pPr>
        <w:pStyle w:val="CommentText"/>
      </w:pPr>
      <w:r>
        <w:rPr>
          <w:rStyle w:val="CommentReference"/>
        </w:rPr>
        <w:annotationRef/>
      </w:r>
      <w:r>
        <w:t>Исто као предходни коментар.</w:t>
      </w:r>
    </w:p>
    <w:p w14:paraId="6286133F" w14:textId="77777777" w:rsidR="00776C24" w:rsidRPr="0060385F" w:rsidRDefault="00776C24">
      <w:pPr>
        <w:pStyle w:val="CommentText"/>
      </w:pPr>
    </w:p>
  </w:comment>
  <w:comment w:id="1201" w:author="Java" w:date="2014-09-04T09:41:00Z" w:initials="J">
    <w:p w14:paraId="4C9D4C66" w14:textId="77777777" w:rsidR="00776C24" w:rsidRDefault="00776C24">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776C24" w:rsidRDefault="00776C24">
      <w:pPr>
        <w:pStyle w:val="CommentText"/>
        <w:rPr>
          <w:rFonts w:eastAsia="Courier Std"/>
        </w:rPr>
      </w:pPr>
      <w:r>
        <w:rPr>
          <w:rFonts w:eastAsia="Courier Std"/>
        </w:rPr>
        <w:t>Које су компоненте чему служе...</w:t>
      </w:r>
    </w:p>
    <w:p w14:paraId="20A82AFE" w14:textId="77777777" w:rsidR="00776C24" w:rsidRPr="0060385F" w:rsidRDefault="00776C24">
      <w:pPr>
        <w:pStyle w:val="CommentText"/>
      </w:pPr>
      <w:r>
        <w:rPr>
          <w:rFonts w:eastAsia="Courier Std"/>
        </w:rPr>
        <w:t>Мало визуелно како изгледају и слично.</w:t>
      </w:r>
    </w:p>
  </w:comment>
  <w:comment w:id="1498" w:author="Java" w:date="2014-09-04T09:40:00Z" w:initials="J">
    <w:p w14:paraId="6E860C6A" w14:textId="77777777" w:rsidR="00776C24" w:rsidRDefault="00776C24">
      <w:pPr>
        <w:pStyle w:val="CommentText"/>
      </w:pPr>
      <w:r>
        <w:rPr>
          <w:rStyle w:val="CommentReference"/>
        </w:rPr>
        <w:annotationRef/>
      </w:r>
      <w:r>
        <w:t>Проширити.</w:t>
      </w:r>
    </w:p>
    <w:p w14:paraId="27973CEA" w14:textId="77777777" w:rsidR="00776C24" w:rsidRPr="0060385F" w:rsidRDefault="00776C24">
      <w:pPr>
        <w:pStyle w:val="CommentText"/>
      </w:pPr>
      <w:r>
        <w:t xml:space="preserve">Objasniti osnovne </w:t>
      </w:r>
    </w:p>
  </w:comment>
  <w:comment w:id="1710" w:author="Java" w:date="2014-09-04T09:42:00Z" w:initials="J">
    <w:p w14:paraId="7008A0F7" w14:textId="77777777" w:rsidR="00776C24" w:rsidRPr="0060385F" w:rsidRDefault="00776C24">
      <w:pPr>
        <w:pStyle w:val="CommentText"/>
      </w:pPr>
      <w:r>
        <w:rPr>
          <w:rStyle w:val="CommentReference"/>
        </w:rPr>
        <w:annotationRef/>
      </w:r>
      <w:r>
        <w:t xml:space="preserve">Сваки </w:t>
      </w:r>
      <w:proofErr w:type="gramStart"/>
      <w:r>
        <w:t>нови  наслов</w:t>
      </w:r>
      <w:proofErr w:type="gramEnd"/>
      <w:r>
        <w:t xml:space="preserve"> на новој страни. Дакле део 2 проширити и лепше написати.</w:t>
      </w:r>
    </w:p>
  </w:comment>
  <w:comment w:id="1718" w:author="Java" w:date="2014-09-04T09:45:00Z" w:initials="J">
    <w:p w14:paraId="16141A45" w14:textId="77777777" w:rsidR="00776C24" w:rsidRDefault="00776C24">
      <w:pPr>
        <w:pStyle w:val="CommentText"/>
      </w:pPr>
      <w:r>
        <w:rPr>
          <w:rStyle w:val="CommentReference"/>
        </w:rPr>
        <w:annotationRef/>
      </w:r>
      <w:r>
        <w:t>Латиница.</w:t>
      </w:r>
    </w:p>
    <w:p w14:paraId="1C408A55" w14:textId="77777777" w:rsidR="00776C24" w:rsidRDefault="00776C24">
      <w:pPr>
        <w:pStyle w:val="CommentText"/>
      </w:pPr>
    </w:p>
    <w:p w14:paraId="73079A5F" w14:textId="77777777" w:rsidR="00776C24" w:rsidRDefault="00776C24">
      <w:pPr>
        <w:pStyle w:val="CommentText"/>
      </w:pPr>
      <w:r>
        <w:t>Овај део урадити премапримеру дипломског који ћу Вам проследити.</w:t>
      </w:r>
    </w:p>
    <w:p w14:paraId="05BA10E5" w14:textId="77777777" w:rsidR="00776C24" w:rsidRDefault="00776C24">
      <w:pPr>
        <w:pStyle w:val="CommentText"/>
      </w:pPr>
      <w:r>
        <w:t>Дакле, прво мало укратко о Ларману, па о свакој фази, па онда студ.пример.</w:t>
      </w:r>
    </w:p>
    <w:p w14:paraId="4E26E7B3" w14:textId="77777777" w:rsidR="00776C24" w:rsidRDefault="00776C24">
      <w:pPr>
        <w:pStyle w:val="CommentText"/>
      </w:pPr>
      <w:r>
        <w:t xml:space="preserve">Вербално опис може шире написати. </w:t>
      </w:r>
    </w:p>
    <w:p w14:paraId="459394F2" w14:textId="77777777" w:rsidR="00776C24" w:rsidRDefault="00776C24">
      <w:pPr>
        <w:pStyle w:val="CommentText"/>
      </w:pPr>
      <w:r>
        <w:t>Детаљно слободно.</w:t>
      </w:r>
    </w:p>
    <w:p w14:paraId="49C5D65D" w14:textId="77777777" w:rsidR="00776C24" w:rsidRDefault="00776C24">
      <w:pPr>
        <w:pStyle w:val="CommentText"/>
      </w:pPr>
    </w:p>
    <w:p w14:paraId="45BD8E71" w14:textId="77777777" w:rsidR="00776C24" w:rsidRDefault="00776C24">
      <w:pPr>
        <w:pStyle w:val="CommentText"/>
      </w:pPr>
    </w:p>
    <w:p w14:paraId="140E6B08" w14:textId="77777777" w:rsidR="00776C24" w:rsidRPr="0060385F" w:rsidRDefault="00776C24">
      <w:pPr>
        <w:pStyle w:val="CommentText"/>
        <w:rPr>
          <w:b/>
        </w:rPr>
      </w:pPr>
      <w:r w:rsidRPr="0060385F">
        <w:rPr>
          <w:b/>
        </w:rPr>
        <w:t>БИТНО: БРОЈ СК мора бити МИН.10.</w:t>
      </w:r>
    </w:p>
    <w:p w14:paraId="082CCD8E" w14:textId="77777777" w:rsidR="00776C24" w:rsidRDefault="00776C24">
      <w:pPr>
        <w:pStyle w:val="CommentText"/>
      </w:pPr>
      <w:r>
        <w:t>Проширити.</w:t>
      </w:r>
    </w:p>
    <w:p w14:paraId="39D6642D" w14:textId="77777777" w:rsidR="00776C24" w:rsidRDefault="00776C24">
      <w:pPr>
        <w:pStyle w:val="CommentText"/>
      </w:pPr>
    </w:p>
    <w:p w14:paraId="70CDF6E6" w14:textId="77777777" w:rsidR="00776C24" w:rsidRDefault="00776C24">
      <w:pPr>
        <w:pStyle w:val="CommentText"/>
      </w:pPr>
      <w:r>
        <w:t xml:space="preserve">ДАЉЕ нећу да </w:t>
      </w:r>
      <w:proofErr w:type="gramStart"/>
      <w:r>
        <w:t>гледам ,</w:t>
      </w:r>
      <w:proofErr w:type="gramEnd"/>
    </w:p>
    <w:p w14:paraId="2885CC9E" w14:textId="77777777" w:rsidR="00776C24" w:rsidRDefault="00776C24">
      <w:pPr>
        <w:pStyle w:val="CommentText"/>
      </w:pPr>
      <w:r>
        <w:t>Ако треба слободно ме позовите</w:t>
      </w:r>
    </w:p>
    <w:p w14:paraId="30079501" w14:textId="77777777" w:rsidR="00776C24" w:rsidRPr="008675A4" w:rsidRDefault="00776C24">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D0C08" w14:textId="77777777" w:rsidR="00AE5786" w:rsidRDefault="00AE5786" w:rsidP="00E724D0">
      <w:pPr>
        <w:spacing w:after="0" w:line="240" w:lineRule="auto"/>
      </w:pPr>
      <w:r>
        <w:separator/>
      </w:r>
    </w:p>
  </w:endnote>
  <w:endnote w:type="continuationSeparator" w:id="0">
    <w:p w14:paraId="1AC7933E" w14:textId="77777777" w:rsidR="00AE5786" w:rsidRDefault="00AE5786"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776C24" w:rsidRDefault="00776C24">
        <w:pPr>
          <w:pStyle w:val="Footer"/>
          <w:jc w:val="right"/>
        </w:pPr>
        <w:r>
          <w:fldChar w:fldCharType="begin"/>
        </w:r>
        <w:r>
          <w:instrText xml:space="preserve"> PAGE   \* MERGEFORMAT </w:instrText>
        </w:r>
        <w:r>
          <w:fldChar w:fldCharType="separate"/>
        </w:r>
        <w:r w:rsidR="003110C8">
          <w:rPr>
            <w:noProof/>
          </w:rPr>
          <w:t>9</w:t>
        </w:r>
        <w:r>
          <w:rPr>
            <w:noProof/>
          </w:rPr>
          <w:fldChar w:fldCharType="end"/>
        </w:r>
      </w:p>
    </w:sdtContent>
  </w:sdt>
  <w:p w14:paraId="1B312616" w14:textId="77777777" w:rsidR="00776C24" w:rsidRDefault="00776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DAECE" w14:textId="77777777" w:rsidR="00AE5786" w:rsidRDefault="00AE5786" w:rsidP="00E724D0">
      <w:pPr>
        <w:spacing w:after="0" w:line="240" w:lineRule="auto"/>
      </w:pPr>
      <w:r>
        <w:separator/>
      </w:r>
    </w:p>
  </w:footnote>
  <w:footnote w:type="continuationSeparator" w:id="0">
    <w:p w14:paraId="24E37E48" w14:textId="77777777" w:rsidR="00AE5786" w:rsidRDefault="00AE5786"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776C24" w:rsidRPr="002A60DA" w:rsidRDefault="00776C24">
    <w:pPr>
      <w:pStyle w:val="Header"/>
      <w:rPr>
        <w:lang w:val="sr-Cyrl-RS"/>
        <w:rPrChange w:id="4847" w:author="Andrija Ilic" w:date="2015-09-06T19:34:00Z">
          <w:rPr/>
        </w:rPrChange>
      </w:rPr>
    </w:pPr>
    <w:r>
      <w:t xml:space="preserve">Клијент – сервер апликација за </w:t>
    </w:r>
    <w:del w:id="4848" w:author="Andrija Ilic" w:date="2015-09-06T19:34:00Z">
      <w:r w:rsidDel="002A60DA">
        <w:delText>праћење продаје</w:delText>
      </w:r>
    </w:del>
    <w:ins w:id="4849" w:author="Andrija Ilic" w:date="2015-09-06T19:34:00Z">
      <w:r w:rsidR="002A60DA">
        <w:rPr>
          <w:lang w:val="sr-Cyrl-RS"/>
        </w:rPr>
        <w:t>вођење предмета</w:t>
      </w:r>
    </w:ins>
  </w:p>
  <w:p w14:paraId="697747E2" w14:textId="77777777" w:rsidR="00776C24" w:rsidRDefault="00776C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1">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60C071B"/>
    <w:multiLevelType w:val="hybridMultilevel"/>
    <w:tmpl w:val="E2FEC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28"/>
  </w:num>
  <w:num w:numId="4">
    <w:abstractNumId w:val="41"/>
  </w:num>
  <w:num w:numId="5">
    <w:abstractNumId w:val="7"/>
  </w:num>
  <w:num w:numId="6">
    <w:abstractNumId w:val="33"/>
  </w:num>
  <w:num w:numId="7">
    <w:abstractNumId w:val="14"/>
  </w:num>
  <w:num w:numId="8">
    <w:abstractNumId w:val="32"/>
  </w:num>
  <w:num w:numId="9">
    <w:abstractNumId w:val="23"/>
  </w:num>
  <w:num w:numId="10">
    <w:abstractNumId w:val="30"/>
  </w:num>
  <w:num w:numId="11">
    <w:abstractNumId w:val="44"/>
  </w:num>
  <w:num w:numId="12">
    <w:abstractNumId w:val="47"/>
  </w:num>
  <w:num w:numId="13">
    <w:abstractNumId w:val="19"/>
  </w:num>
  <w:num w:numId="14">
    <w:abstractNumId w:val="6"/>
  </w:num>
  <w:num w:numId="15">
    <w:abstractNumId w:val="12"/>
  </w:num>
  <w:num w:numId="16">
    <w:abstractNumId w:val="20"/>
  </w:num>
  <w:num w:numId="17">
    <w:abstractNumId w:val="2"/>
  </w:num>
  <w:num w:numId="18">
    <w:abstractNumId w:val="21"/>
  </w:num>
  <w:num w:numId="19">
    <w:abstractNumId w:val="18"/>
  </w:num>
  <w:num w:numId="20">
    <w:abstractNumId w:val="46"/>
  </w:num>
  <w:num w:numId="21">
    <w:abstractNumId w:val="8"/>
  </w:num>
  <w:num w:numId="22">
    <w:abstractNumId w:val="17"/>
  </w:num>
  <w:num w:numId="23">
    <w:abstractNumId w:val="45"/>
  </w:num>
  <w:num w:numId="24">
    <w:abstractNumId w:val="5"/>
  </w:num>
  <w:num w:numId="25">
    <w:abstractNumId w:val="31"/>
  </w:num>
  <w:num w:numId="26">
    <w:abstractNumId w:val="43"/>
  </w:num>
  <w:num w:numId="27">
    <w:abstractNumId w:val="1"/>
  </w:num>
  <w:num w:numId="28">
    <w:abstractNumId w:val="0"/>
  </w:num>
  <w:num w:numId="29">
    <w:abstractNumId w:val="39"/>
  </w:num>
  <w:num w:numId="30">
    <w:abstractNumId w:val="26"/>
  </w:num>
  <w:num w:numId="31">
    <w:abstractNumId w:val="36"/>
  </w:num>
  <w:num w:numId="32">
    <w:abstractNumId w:val="3"/>
  </w:num>
  <w:num w:numId="33">
    <w:abstractNumId w:val="11"/>
  </w:num>
  <w:num w:numId="34">
    <w:abstractNumId w:val="40"/>
  </w:num>
  <w:num w:numId="35">
    <w:abstractNumId w:val="13"/>
  </w:num>
  <w:num w:numId="36">
    <w:abstractNumId w:val="16"/>
  </w:num>
  <w:num w:numId="37">
    <w:abstractNumId w:val="34"/>
  </w:num>
  <w:num w:numId="38">
    <w:abstractNumId w:val="27"/>
  </w:num>
  <w:num w:numId="39">
    <w:abstractNumId w:val="29"/>
  </w:num>
  <w:num w:numId="40">
    <w:abstractNumId w:val="25"/>
  </w:num>
  <w:num w:numId="41">
    <w:abstractNumId w:val="37"/>
  </w:num>
  <w:num w:numId="42">
    <w:abstractNumId w:val="42"/>
  </w:num>
  <w:num w:numId="43">
    <w:abstractNumId w:val="10"/>
  </w:num>
  <w:num w:numId="44">
    <w:abstractNumId w:val="38"/>
  </w:num>
  <w:num w:numId="45">
    <w:abstractNumId w:val="35"/>
  </w:num>
  <w:num w:numId="46">
    <w:abstractNumId w:val="22"/>
  </w:num>
  <w:num w:numId="47">
    <w:abstractNumId w:val="15"/>
  </w:num>
  <w:num w:numId="48">
    <w:abstractNumId w:val="24"/>
  </w:num>
  <w:num w:numId="49">
    <w:abstractNumId w:val="4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399B"/>
    <w:rsid w:val="000364D9"/>
    <w:rsid w:val="000549F1"/>
    <w:rsid w:val="0005759C"/>
    <w:rsid w:val="0006666F"/>
    <w:rsid w:val="0007210A"/>
    <w:rsid w:val="00077AF1"/>
    <w:rsid w:val="000835FE"/>
    <w:rsid w:val="00096F27"/>
    <w:rsid w:val="000A0BC3"/>
    <w:rsid w:val="000A4031"/>
    <w:rsid w:val="000B02B5"/>
    <w:rsid w:val="000C7B6C"/>
    <w:rsid w:val="000D1B0F"/>
    <w:rsid w:val="000E7A35"/>
    <w:rsid w:val="001136F1"/>
    <w:rsid w:val="00132E57"/>
    <w:rsid w:val="00133456"/>
    <w:rsid w:val="00136A59"/>
    <w:rsid w:val="00152846"/>
    <w:rsid w:val="00153E1F"/>
    <w:rsid w:val="0016016C"/>
    <w:rsid w:val="001611AF"/>
    <w:rsid w:val="001628BE"/>
    <w:rsid w:val="00193AB4"/>
    <w:rsid w:val="001B1598"/>
    <w:rsid w:val="001B2FB4"/>
    <w:rsid w:val="00201FF6"/>
    <w:rsid w:val="00210582"/>
    <w:rsid w:val="00234C8B"/>
    <w:rsid w:val="002441C7"/>
    <w:rsid w:val="00252993"/>
    <w:rsid w:val="002716AB"/>
    <w:rsid w:val="002720EA"/>
    <w:rsid w:val="00293429"/>
    <w:rsid w:val="002968B3"/>
    <w:rsid w:val="002A57D0"/>
    <w:rsid w:val="002A60DA"/>
    <w:rsid w:val="002B36B3"/>
    <w:rsid w:val="002C320C"/>
    <w:rsid w:val="002D0920"/>
    <w:rsid w:val="002E1C84"/>
    <w:rsid w:val="002E72A2"/>
    <w:rsid w:val="00302D26"/>
    <w:rsid w:val="003110C8"/>
    <w:rsid w:val="003148BF"/>
    <w:rsid w:val="0032784A"/>
    <w:rsid w:val="0034791F"/>
    <w:rsid w:val="00352D60"/>
    <w:rsid w:val="00354A5F"/>
    <w:rsid w:val="00354E08"/>
    <w:rsid w:val="00357379"/>
    <w:rsid w:val="003A0A57"/>
    <w:rsid w:val="003B30B1"/>
    <w:rsid w:val="003C5E11"/>
    <w:rsid w:val="003D1519"/>
    <w:rsid w:val="003D2FF9"/>
    <w:rsid w:val="003F360C"/>
    <w:rsid w:val="00401497"/>
    <w:rsid w:val="004306C7"/>
    <w:rsid w:val="00455F53"/>
    <w:rsid w:val="00460FB5"/>
    <w:rsid w:val="00467877"/>
    <w:rsid w:val="004725EC"/>
    <w:rsid w:val="00481F9F"/>
    <w:rsid w:val="00493148"/>
    <w:rsid w:val="004971E7"/>
    <w:rsid w:val="004A4C0C"/>
    <w:rsid w:val="004A648A"/>
    <w:rsid w:val="004B0F82"/>
    <w:rsid w:val="004B15CD"/>
    <w:rsid w:val="004B3AAE"/>
    <w:rsid w:val="004C4232"/>
    <w:rsid w:val="004E4E37"/>
    <w:rsid w:val="005225EC"/>
    <w:rsid w:val="005308AA"/>
    <w:rsid w:val="00535529"/>
    <w:rsid w:val="00536B2B"/>
    <w:rsid w:val="005540A6"/>
    <w:rsid w:val="00561CBD"/>
    <w:rsid w:val="0057457A"/>
    <w:rsid w:val="0058462B"/>
    <w:rsid w:val="005B6BA2"/>
    <w:rsid w:val="005D3402"/>
    <w:rsid w:val="005E2CB0"/>
    <w:rsid w:val="005E67E1"/>
    <w:rsid w:val="005F3F8E"/>
    <w:rsid w:val="005F5A0D"/>
    <w:rsid w:val="006008E1"/>
    <w:rsid w:val="006036E4"/>
    <w:rsid w:val="0060385F"/>
    <w:rsid w:val="006052F3"/>
    <w:rsid w:val="00607D5F"/>
    <w:rsid w:val="00611E1D"/>
    <w:rsid w:val="006125DD"/>
    <w:rsid w:val="00617F94"/>
    <w:rsid w:val="006207E5"/>
    <w:rsid w:val="00623D48"/>
    <w:rsid w:val="00630F3D"/>
    <w:rsid w:val="00640005"/>
    <w:rsid w:val="006565BA"/>
    <w:rsid w:val="00673579"/>
    <w:rsid w:val="00675F2A"/>
    <w:rsid w:val="006856BA"/>
    <w:rsid w:val="00686702"/>
    <w:rsid w:val="00692294"/>
    <w:rsid w:val="00696DEE"/>
    <w:rsid w:val="006B0A23"/>
    <w:rsid w:val="006B13F1"/>
    <w:rsid w:val="006B7DE2"/>
    <w:rsid w:val="006C5206"/>
    <w:rsid w:val="006D4D7C"/>
    <w:rsid w:val="006D7BE3"/>
    <w:rsid w:val="006F2454"/>
    <w:rsid w:val="006F571A"/>
    <w:rsid w:val="006F7F98"/>
    <w:rsid w:val="00703F2A"/>
    <w:rsid w:val="0070697E"/>
    <w:rsid w:val="0071043C"/>
    <w:rsid w:val="00722A22"/>
    <w:rsid w:val="007255E6"/>
    <w:rsid w:val="007267C8"/>
    <w:rsid w:val="007318E4"/>
    <w:rsid w:val="00732F87"/>
    <w:rsid w:val="007356B2"/>
    <w:rsid w:val="00743B6C"/>
    <w:rsid w:val="00756D1A"/>
    <w:rsid w:val="00760439"/>
    <w:rsid w:val="0076294C"/>
    <w:rsid w:val="007747E9"/>
    <w:rsid w:val="00776C24"/>
    <w:rsid w:val="0078467F"/>
    <w:rsid w:val="0078654E"/>
    <w:rsid w:val="007911AF"/>
    <w:rsid w:val="007A3D5B"/>
    <w:rsid w:val="007A6F8A"/>
    <w:rsid w:val="007D4D24"/>
    <w:rsid w:val="007E1272"/>
    <w:rsid w:val="007F3A15"/>
    <w:rsid w:val="007F3D60"/>
    <w:rsid w:val="00802EEC"/>
    <w:rsid w:val="0081022B"/>
    <w:rsid w:val="008121B4"/>
    <w:rsid w:val="00821A97"/>
    <w:rsid w:val="00832451"/>
    <w:rsid w:val="00841CB6"/>
    <w:rsid w:val="00853DB5"/>
    <w:rsid w:val="008639CA"/>
    <w:rsid w:val="008675A4"/>
    <w:rsid w:val="0087463E"/>
    <w:rsid w:val="00880EA8"/>
    <w:rsid w:val="00881D9F"/>
    <w:rsid w:val="008A6166"/>
    <w:rsid w:val="008B16B0"/>
    <w:rsid w:val="008B56DA"/>
    <w:rsid w:val="008C513E"/>
    <w:rsid w:val="008D2A63"/>
    <w:rsid w:val="008E0DAE"/>
    <w:rsid w:val="008F22AB"/>
    <w:rsid w:val="00914012"/>
    <w:rsid w:val="00920326"/>
    <w:rsid w:val="009331F4"/>
    <w:rsid w:val="00936DBB"/>
    <w:rsid w:val="00970538"/>
    <w:rsid w:val="009720B2"/>
    <w:rsid w:val="00974C1D"/>
    <w:rsid w:val="00986128"/>
    <w:rsid w:val="009872C3"/>
    <w:rsid w:val="009B1B27"/>
    <w:rsid w:val="009B7C7B"/>
    <w:rsid w:val="009C6E04"/>
    <w:rsid w:val="009E1C89"/>
    <w:rsid w:val="009E6263"/>
    <w:rsid w:val="009E64C2"/>
    <w:rsid w:val="009F6DBA"/>
    <w:rsid w:val="00A05D0E"/>
    <w:rsid w:val="00A10AA6"/>
    <w:rsid w:val="00A12EFB"/>
    <w:rsid w:val="00A2596B"/>
    <w:rsid w:val="00A46381"/>
    <w:rsid w:val="00A53FA6"/>
    <w:rsid w:val="00A71B49"/>
    <w:rsid w:val="00A80476"/>
    <w:rsid w:val="00A86FE7"/>
    <w:rsid w:val="00AB4F49"/>
    <w:rsid w:val="00AC0918"/>
    <w:rsid w:val="00AE1C59"/>
    <w:rsid w:val="00AE5786"/>
    <w:rsid w:val="00AE71C7"/>
    <w:rsid w:val="00AF594E"/>
    <w:rsid w:val="00B0144E"/>
    <w:rsid w:val="00B04DFD"/>
    <w:rsid w:val="00B2227E"/>
    <w:rsid w:val="00B24EC5"/>
    <w:rsid w:val="00B30C23"/>
    <w:rsid w:val="00B42DB3"/>
    <w:rsid w:val="00B475BE"/>
    <w:rsid w:val="00B54D6A"/>
    <w:rsid w:val="00B63789"/>
    <w:rsid w:val="00B6429D"/>
    <w:rsid w:val="00B65000"/>
    <w:rsid w:val="00B66062"/>
    <w:rsid w:val="00B7191C"/>
    <w:rsid w:val="00B77503"/>
    <w:rsid w:val="00B816C0"/>
    <w:rsid w:val="00B819B6"/>
    <w:rsid w:val="00B87801"/>
    <w:rsid w:val="00B92805"/>
    <w:rsid w:val="00B935D5"/>
    <w:rsid w:val="00BA1864"/>
    <w:rsid w:val="00BD11FD"/>
    <w:rsid w:val="00BD2793"/>
    <w:rsid w:val="00BE2E08"/>
    <w:rsid w:val="00BE6367"/>
    <w:rsid w:val="00BF52FA"/>
    <w:rsid w:val="00C05F3F"/>
    <w:rsid w:val="00C07A10"/>
    <w:rsid w:val="00C32203"/>
    <w:rsid w:val="00C3361B"/>
    <w:rsid w:val="00C44BDE"/>
    <w:rsid w:val="00C47830"/>
    <w:rsid w:val="00C648DA"/>
    <w:rsid w:val="00C90CF7"/>
    <w:rsid w:val="00CB1B16"/>
    <w:rsid w:val="00CB3150"/>
    <w:rsid w:val="00CB3583"/>
    <w:rsid w:val="00CC7996"/>
    <w:rsid w:val="00CE3FC9"/>
    <w:rsid w:val="00CE5988"/>
    <w:rsid w:val="00CE7A92"/>
    <w:rsid w:val="00D05518"/>
    <w:rsid w:val="00D11944"/>
    <w:rsid w:val="00D21050"/>
    <w:rsid w:val="00D23187"/>
    <w:rsid w:val="00D340E3"/>
    <w:rsid w:val="00D34D4B"/>
    <w:rsid w:val="00D60E97"/>
    <w:rsid w:val="00D734E8"/>
    <w:rsid w:val="00D7592C"/>
    <w:rsid w:val="00D81722"/>
    <w:rsid w:val="00D82E7D"/>
    <w:rsid w:val="00D90870"/>
    <w:rsid w:val="00D9149A"/>
    <w:rsid w:val="00DA29E2"/>
    <w:rsid w:val="00DA300F"/>
    <w:rsid w:val="00DB09D0"/>
    <w:rsid w:val="00DC784A"/>
    <w:rsid w:val="00DD6CD1"/>
    <w:rsid w:val="00E1026A"/>
    <w:rsid w:val="00E12B3F"/>
    <w:rsid w:val="00E14B65"/>
    <w:rsid w:val="00E26B3A"/>
    <w:rsid w:val="00E37971"/>
    <w:rsid w:val="00E5101C"/>
    <w:rsid w:val="00E55E60"/>
    <w:rsid w:val="00E66312"/>
    <w:rsid w:val="00E724D0"/>
    <w:rsid w:val="00E84D95"/>
    <w:rsid w:val="00E87F18"/>
    <w:rsid w:val="00E9331A"/>
    <w:rsid w:val="00EB76D0"/>
    <w:rsid w:val="00EC103E"/>
    <w:rsid w:val="00EC13BC"/>
    <w:rsid w:val="00ED0E64"/>
    <w:rsid w:val="00EF20F9"/>
    <w:rsid w:val="00F032FF"/>
    <w:rsid w:val="00F11783"/>
    <w:rsid w:val="00F13324"/>
    <w:rsid w:val="00F31E8A"/>
    <w:rsid w:val="00F4158C"/>
    <w:rsid w:val="00F6125F"/>
    <w:rsid w:val="00F615B4"/>
    <w:rsid w:val="00F73A06"/>
    <w:rsid w:val="00F7517B"/>
    <w:rsid w:val="00F800CC"/>
    <w:rsid w:val="00F81F28"/>
    <w:rsid w:val="00F90BCA"/>
    <w:rsid w:val="00F91E84"/>
    <w:rsid w:val="00F97773"/>
    <w:rsid w:val="00FA55CD"/>
    <w:rsid w:val="00FB0199"/>
    <w:rsid w:val="00FB0637"/>
    <w:rsid w:val="00FB504F"/>
    <w:rsid w:val="00FC39E8"/>
    <w:rsid w:val="00FD289F"/>
    <w:rsid w:val="00FE049A"/>
    <w:rsid w:val="00FE70E6"/>
    <w:rsid w:val="00FF26A8"/>
    <w:rsid w:val="00FF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103" Type="http://schemas.microsoft.com/office/2011/relationships/people" Target="peop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10D626-6C22-46D3-A2A9-942A3A93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10044</Words>
  <Characters>57257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2</cp:revision>
  <dcterms:created xsi:type="dcterms:W3CDTF">2015-09-06T17:37:00Z</dcterms:created>
  <dcterms:modified xsi:type="dcterms:W3CDTF">2015-09-06T17:37:00Z</dcterms:modified>
</cp:coreProperties>
</file>